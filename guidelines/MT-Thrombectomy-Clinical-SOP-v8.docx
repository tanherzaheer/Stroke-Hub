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45DE1" w14:textId="0DE1175C" w:rsidR="00551491" w:rsidRDefault="00394018" w:rsidP="00583015">
      <w:pPr>
        <w:rPr>
          <w:sz w:val="28"/>
          <w:szCs w:val="28"/>
        </w:rPr>
      </w:pPr>
      <w:r w:rsidRPr="00C02715">
        <w:rPr>
          <w:rFonts w:cs="Arial"/>
          <w:noProof/>
          <w:sz w:val="24"/>
          <w:szCs w:val="24"/>
        </w:rPr>
        <w:drawing>
          <wp:anchor distT="0" distB="0" distL="114300" distR="114300" simplePos="0" relativeHeight="251665408" behindDoc="0" locked="0" layoutInCell="1" allowOverlap="1" wp14:anchorId="7C49730C" wp14:editId="7271B1F3">
            <wp:simplePos x="0" y="0"/>
            <wp:positionH relativeFrom="margin">
              <wp:posOffset>4486275</wp:posOffset>
            </wp:positionH>
            <wp:positionV relativeFrom="paragraph">
              <wp:posOffset>302260</wp:posOffset>
            </wp:positionV>
            <wp:extent cx="1744345" cy="355600"/>
            <wp:effectExtent l="0" t="0" r="8255" b="6350"/>
            <wp:wrapNone/>
            <wp:docPr id="1449884867" name="Picture 1449884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744345" cy="355600"/>
                    </a:xfrm>
                    <a:prstGeom prst="rect">
                      <a:avLst/>
                    </a:prstGeom>
                  </pic:spPr>
                </pic:pic>
              </a:graphicData>
            </a:graphic>
            <wp14:sizeRelH relativeFrom="page">
              <wp14:pctWidth>0</wp14:pctWidth>
            </wp14:sizeRelH>
            <wp14:sizeRelV relativeFrom="page">
              <wp14:pctHeight>0</wp14:pctHeight>
            </wp14:sizeRelV>
          </wp:anchor>
        </w:drawing>
      </w:r>
      <w:r w:rsidRPr="00C02715">
        <w:rPr>
          <w:rFonts w:cs="Arial"/>
          <w:noProof/>
          <w:sz w:val="24"/>
          <w:szCs w:val="24"/>
        </w:rPr>
        <w:drawing>
          <wp:anchor distT="0" distB="0" distL="114300" distR="114300" simplePos="0" relativeHeight="251663360" behindDoc="0" locked="0" layoutInCell="1" allowOverlap="1" wp14:anchorId="1C8A5BC9" wp14:editId="24D63FC3">
            <wp:simplePos x="0" y="0"/>
            <wp:positionH relativeFrom="margin">
              <wp:posOffset>2288540</wp:posOffset>
            </wp:positionH>
            <wp:positionV relativeFrom="paragraph">
              <wp:posOffset>292100</wp:posOffset>
            </wp:positionV>
            <wp:extent cx="1866900" cy="325120"/>
            <wp:effectExtent l="0" t="0" r="0" b="0"/>
            <wp:wrapNone/>
            <wp:docPr id="1143592841" name="Picture 114359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866900" cy="325120"/>
                    </a:xfrm>
                    <a:prstGeom prst="rect">
                      <a:avLst/>
                    </a:prstGeom>
                  </pic:spPr>
                </pic:pic>
              </a:graphicData>
            </a:graphic>
            <wp14:sizeRelH relativeFrom="page">
              <wp14:pctWidth>0</wp14:pctWidth>
            </wp14:sizeRelH>
            <wp14:sizeRelV relativeFrom="page">
              <wp14:pctHeight>0</wp14:pctHeight>
            </wp14:sizeRelV>
          </wp:anchor>
        </w:drawing>
      </w:r>
      <w:r w:rsidRPr="00C02715">
        <w:rPr>
          <w:rFonts w:cs="Arial"/>
          <w:noProof/>
          <w:sz w:val="24"/>
          <w:szCs w:val="24"/>
        </w:rPr>
        <w:drawing>
          <wp:anchor distT="0" distB="0" distL="114300" distR="114300" simplePos="0" relativeHeight="251661312" behindDoc="0" locked="0" layoutInCell="1" allowOverlap="1" wp14:anchorId="72961672" wp14:editId="52F95689">
            <wp:simplePos x="0" y="0"/>
            <wp:positionH relativeFrom="column">
              <wp:posOffset>66675</wp:posOffset>
            </wp:positionH>
            <wp:positionV relativeFrom="paragraph">
              <wp:posOffset>290830</wp:posOffset>
            </wp:positionV>
            <wp:extent cx="1892300" cy="514455"/>
            <wp:effectExtent l="0" t="0" r="0" b="0"/>
            <wp:wrapNone/>
            <wp:docPr id="403872353" name="Picture 40387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892300" cy="514455"/>
                    </a:xfrm>
                    <a:prstGeom prst="rect">
                      <a:avLst/>
                    </a:prstGeom>
                  </pic:spPr>
                </pic:pic>
              </a:graphicData>
            </a:graphic>
            <wp14:sizeRelH relativeFrom="page">
              <wp14:pctWidth>0</wp14:pctWidth>
            </wp14:sizeRelH>
            <wp14:sizeRelV relativeFrom="page">
              <wp14:pctHeight>0</wp14:pctHeight>
            </wp14:sizeRelV>
          </wp:anchor>
        </w:drawing>
      </w:r>
    </w:p>
    <w:p w14:paraId="1C424E4B" w14:textId="1772101E" w:rsidR="00551491" w:rsidRDefault="00551491" w:rsidP="00551491">
      <w:pPr>
        <w:jc w:val="center"/>
        <w:rPr>
          <w:sz w:val="28"/>
          <w:szCs w:val="28"/>
        </w:rPr>
      </w:pPr>
    </w:p>
    <w:p w14:paraId="4EB8644E" w14:textId="5A1FF843" w:rsidR="00394018" w:rsidRDefault="00394018" w:rsidP="00394018">
      <w:pPr>
        <w:rPr>
          <w:b/>
          <w:bCs/>
          <w:sz w:val="28"/>
          <w:szCs w:val="28"/>
        </w:rPr>
      </w:pPr>
    </w:p>
    <w:p w14:paraId="24399457" w14:textId="670DD6FD" w:rsidR="00394018" w:rsidRDefault="00394018" w:rsidP="00551491">
      <w:pPr>
        <w:jc w:val="center"/>
        <w:rPr>
          <w:b/>
          <w:bCs/>
          <w:sz w:val="28"/>
          <w:szCs w:val="28"/>
        </w:rPr>
      </w:pPr>
    </w:p>
    <w:p w14:paraId="3E46618E" w14:textId="762F8A90" w:rsidR="00394018" w:rsidRPr="00D928D2" w:rsidRDefault="00394018" w:rsidP="00394018">
      <w:pPr>
        <w:jc w:val="center"/>
        <w:rPr>
          <w:b/>
          <w:bCs/>
          <w:sz w:val="28"/>
          <w:szCs w:val="28"/>
        </w:rPr>
      </w:pPr>
      <w:r w:rsidRPr="00D928D2">
        <w:rPr>
          <w:b/>
          <w:bCs/>
          <w:sz w:val="28"/>
          <w:szCs w:val="28"/>
        </w:rPr>
        <w:t>YORKSHIRE AND THE HUMBER</w:t>
      </w:r>
      <w:r>
        <w:rPr>
          <w:b/>
          <w:bCs/>
          <w:sz w:val="28"/>
          <w:szCs w:val="28"/>
        </w:rPr>
        <w:t xml:space="preserve"> INTEGRATED STROKE DELIVERY NETWORKS</w:t>
      </w:r>
    </w:p>
    <w:p w14:paraId="35553F3D" w14:textId="404FBEBC" w:rsidR="00551491" w:rsidRPr="00D928D2" w:rsidRDefault="00551491" w:rsidP="00551491">
      <w:pPr>
        <w:jc w:val="center"/>
        <w:rPr>
          <w:b/>
          <w:bCs/>
          <w:sz w:val="28"/>
          <w:szCs w:val="28"/>
        </w:rPr>
      </w:pPr>
      <w:r w:rsidRPr="00D928D2">
        <w:rPr>
          <w:b/>
          <w:bCs/>
          <w:sz w:val="28"/>
          <w:szCs w:val="28"/>
        </w:rPr>
        <w:t xml:space="preserve">Standard </w:t>
      </w:r>
      <w:r w:rsidR="00563715" w:rsidRPr="00D928D2">
        <w:rPr>
          <w:b/>
          <w:bCs/>
          <w:sz w:val="28"/>
          <w:szCs w:val="28"/>
        </w:rPr>
        <w:t>Clinical O</w:t>
      </w:r>
      <w:r w:rsidRPr="00D928D2">
        <w:rPr>
          <w:b/>
          <w:bCs/>
          <w:sz w:val="28"/>
          <w:szCs w:val="28"/>
        </w:rPr>
        <w:t>perating Procedure</w:t>
      </w:r>
    </w:p>
    <w:p w14:paraId="2267D503" w14:textId="73C3AD5A" w:rsidR="00551491" w:rsidRPr="00D928D2" w:rsidRDefault="00563715" w:rsidP="00551491">
      <w:pPr>
        <w:jc w:val="center"/>
        <w:rPr>
          <w:b/>
          <w:bCs/>
          <w:sz w:val="28"/>
          <w:szCs w:val="28"/>
        </w:rPr>
      </w:pPr>
      <w:r w:rsidRPr="00D928D2">
        <w:rPr>
          <w:b/>
          <w:bCs/>
          <w:sz w:val="28"/>
          <w:szCs w:val="28"/>
        </w:rPr>
        <w:t>Mechanical Thrombectomy</w:t>
      </w:r>
    </w:p>
    <w:p w14:paraId="0463A35E" w14:textId="5FBA85B3" w:rsidR="00551491" w:rsidRDefault="00394018" w:rsidP="00551491">
      <w:pPr>
        <w:jc w:val="center"/>
        <w:rPr>
          <w:sz w:val="28"/>
          <w:szCs w:val="28"/>
        </w:rPr>
      </w:pPr>
      <w:r>
        <w:rPr>
          <w:sz w:val="28"/>
          <w:szCs w:val="28"/>
        </w:rPr>
        <w:t>Version 8 May 2023</w:t>
      </w:r>
    </w:p>
    <w:p w14:paraId="7D7F075D" w14:textId="77777777" w:rsidR="00551491" w:rsidRDefault="00551491" w:rsidP="00551491">
      <w:pPr>
        <w:jc w:val="center"/>
        <w:rPr>
          <w:sz w:val="28"/>
          <w:szCs w:val="28"/>
        </w:rPr>
      </w:pPr>
    </w:p>
    <w:p w14:paraId="0D4A8029" w14:textId="77777777" w:rsidR="00551491" w:rsidRDefault="00551491" w:rsidP="00551491">
      <w:pPr>
        <w:jc w:val="center"/>
        <w:rPr>
          <w:sz w:val="28"/>
          <w:szCs w:val="28"/>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384"/>
        <w:gridCol w:w="6549"/>
      </w:tblGrid>
      <w:tr w:rsidR="00616515" w:rsidRPr="00D928D2" w14:paraId="66CFE8AE" w14:textId="77777777" w:rsidTr="002171E6">
        <w:trPr>
          <w:trHeight w:val="487"/>
        </w:trPr>
        <w:tc>
          <w:tcPr>
            <w:tcW w:w="3085" w:type="dxa"/>
            <w:gridSpan w:val="2"/>
            <w:noWrap/>
          </w:tcPr>
          <w:p w14:paraId="7E2364A8" w14:textId="77777777" w:rsidR="00616515" w:rsidRPr="00D928D2" w:rsidRDefault="00616515" w:rsidP="00E511F3">
            <w:pPr>
              <w:spacing w:after="0" w:line="240" w:lineRule="auto"/>
              <w:rPr>
                <w:rFonts w:ascii="Calibri" w:eastAsia="Times New Roman" w:hAnsi="Calibri" w:cs="Calibri"/>
                <w:b/>
                <w:bCs/>
                <w:color w:val="000000"/>
                <w:sz w:val="24"/>
                <w:szCs w:val="24"/>
                <w:lang w:eastAsia="en-GB"/>
              </w:rPr>
            </w:pPr>
            <w:r w:rsidRPr="00D928D2">
              <w:rPr>
                <w:rFonts w:ascii="Calibri" w:eastAsia="Times New Roman" w:hAnsi="Calibri" w:cs="Calibri"/>
                <w:b/>
                <w:bCs/>
                <w:color w:val="000000"/>
                <w:sz w:val="24"/>
                <w:szCs w:val="24"/>
                <w:lang w:eastAsia="en-GB"/>
              </w:rPr>
              <w:t>SOP</w:t>
            </w:r>
          </w:p>
        </w:tc>
        <w:tc>
          <w:tcPr>
            <w:tcW w:w="6549" w:type="dxa"/>
          </w:tcPr>
          <w:p w14:paraId="2ED970FA" w14:textId="491C1B5B" w:rsidR="00616515" w:rsidRPr="00D928D2" w:rsidRDefault="00583015" w:rsidP="00F229F3">
            <w:pPr>
              <w:spacing w:after="0" w:line="240" w:lineRule="auto"/>
              <w:rPr>
                <w:rFonts w:ascii="Calibri" w:eastAsia="Times New Roman" w:hAnsi="Calibri" w:cs="Calibri"/>
                <w:b/>
                <w:bCs/>
                <w:color w:val="000000"/>
                <w:sz w:val="24"/>
                <w:szCs w:val="24"/>
                <w:lang w:eastAsia="en-GB"/>
              </w:rPr>
            </w:pPr>
            <w:r w:rsidRPr="00D928D2">
              <w:rPr>
                <w:rFonts w:ascii="Calibri" w:eastAsia="Times New Roman" w:hAnsi="Calibri" w:cs="Calibri"/>
                <w:b/>
                <w:bCs/>
                <w:color w:val="000000"/>
                <w:sz w:val="24"/>
                <w:szCs w:val="24"/>
                <w:lang w:eastAsia="en-GB"/>
              </w:rPr>
              <w:t>Version</w:t>
            </w:r>
            <w:r w:rsidR="00622B28">
              <w:rPr>
                <w:rFonts w:ascii="Calibri" w:eastAsia="Times New Roman" w:hAnsi="Calibri" w:cs="Calibri"/>
                <w:b/>
                <w:bCs/>
                <w:color w:val="000000"/>
                <w:sz w:val="24"/>
                <w:szCs w:val="24"/>
                <w:lang w:eastAsia="en-GB"/>
              </w:rPr>
              <w:t xml:space="preserve"> </w:t>
            </w:r>
            <w:r w:rsidR="00394018">
              <w:rPr>
                <w:rFonts w:ascii="Calibri" w:eastAsia="Times New Roman" w:hAnsi="Calibri" w:cs="Calibri"/>
                <w:b/>
                <w:bCs/>
                <w:color w:val="000000"/>
                <w:sz w:val="24"/>
                <w:szCs w:val="24"/>
                <w:lang w:eastAsia="en-GB"/>
              </w:rPr>
              <w:t>8</w:t>
            </w:r>
          </w:p>
        </w:tc>
      </w:tr>
      <w:tr w:rsidR="00F229F3" w:rsidRPr="00D928D2" w14:paraId="30A80604" w14:textId="77777777" w:rsidTr="002171E6">
        <w:trPr>
          <w:trHeight w:val="486"/>
        </w:trPr>
        <w:tc>
          <w:tcPr>
            <w:tcW w:w="3085" w:type="dxa"/>
            <w:gridSpan w:val="2"/>
            <w:noWrap/>
          </w:tcPr>
          <w:p w14:paraId="511E4E73" w14:textId="77777777" w:rsidR="00F229F3" w:rsidRPr="00D928D2" w:rsidRDefault="00F229F3" w:rsidP="00E511F3">
            <w:pPr>
              <w:spacing w:after="0" w:line="240" w:lineRule="auto"/>
              <w:rPr>
                <w:rFonts w:ascii="Calibri" w:eastAsia="Times New Roman" w:hAnsi="Calibri" w:cs="Calibri"/>
                <w:b/>
                <w:bCs/>
                <w:color w:val="000000"/>
                <w:sz w:val="24"/>
                <w:szCs w:val="24"/>
                <w:lang w:eastAsia="en-GB"/>
              </w:rPr>
            </w:pPr>
            <w:r w:rsidRPr="00D928D2">
              <w:rPr>
                <w:rFonts w:ascii="Calibri" w:eastAsia="Times New Roman" w:hAnsi="Calibri" w:cs="Calibri"/>
                <w:b/>
                <w:bCs/>
                <w:color w:val="000000"/>
                <w:sz w:val="24"/>
                <w:szCs w:val="24"/>
                <w:lang w:eastAsia="en-GB"/>
              </w:rPr>
              <w:t>Date</w:t>
            </w:r>
          </w:p>
        </w:tc>
        <w:tc>
          <w:tcPr>
            <w:tcW w:w="6549" w:type="dxa"/>
          </w:tcPr>
          <w:p w14:paraId="12B4798E" w14:textId="7BC8742C" w:rsidR="00F229F3" w:rsidRPr="00D928D2" w:rsidRDefault="00394018" w:rsidP="00E511F3">
            <w:pPr>
              <w:spacing w:after="0" w:line="240" w:lineRule="auto"/>
              <w:rPr>
                <w:rFonts w:ascii="Calibri" w:eastAsia="Times New Roman" w:hAnsi="Calibri" w:cs="Calibri"/>
                <w:b/>
                <w:bCs/>
                <w:color w:val="000000"/>
                <w:sz w:val="24"/>
                <w:szCs w:val="24"/>
                <w:lang w:eastAsia="en-GB"/>
              </w:rPr>
            </w:pPr>
            <w:r>
              <w:rPr>
                <w:rFonts w:ascii="Calibri" w:eastAsia="Times New Roman" w:hAnsi="Calibri" w:cs="Calibri"/>
                <w:b/>
                <w:bCs/>
                <w:color w:val="000000"/>
                <w:sz w:val="24"/>
                <w:szCs w:val="24"/>
                <w:lang w:eastAsia="en-GB"/>
              </w:rPr>
              <w:t>10 May 2023</w:t>
            </w:r>
          </w:p>
        </w:tc>
      </w:tr>
      <w:tr w:rsidR="00616515" w:rsidRPr="00D928D2" w14:paraId="60893752" w14:textId="77777777" w:rsidTr="002171E6">
        <w:trPr>
          <w:trHeight w:val="486"/>
        </w:trPr>
        <w:tc>
          <w:tcPr>
            <w:tcW w:w="3085" w:type="dxa"/>
            <w:gridSpan w:val="2"/>
            <w:noWrap/>
          </w:tcPr>
          <w:p w14:paraId="38FBA198" w14:textId="77777777" w:rsidR="00616515" w:rsidRPr="00D928D2" w:rsidRDefault="00616515" w:rsidP="00E511F3">
            <w:pPr>
              <w:spacing w:after="0" w:line="240" w:lineRule="auto"/>
              <w:rPr>
                <w:rFonts w:ascii="Calibri" w:eastAsia="Times New Roman" w:hAnsi="Calibri" w:cs="Calibri"/>
                <w:b/>
                <w:bCs/>
                <w:color w:val="000000"/>
                <w:sz w:val="24"/>
                <w:szCs w:val="24"/>
                <w:lang w:eastAsia="en-GB"/>
              </w:rPr>
            </w:pPr>
            <w:r w:rsidRPr="00D928D2">
              <w:rPr>
                <w:rFonts w:ascii="Calibri" w:eastAsia="Times New Roman" w:hAnsi="Calibri" w:cs="Calibri"/>
                <w:b/>
                <w:bCs/>
                <w:color w:val="000000"/>
                <w:sz w:val="24"/>
                <w:szCs w:val="24"/>
                <w:lang w:eastAsia="en-GB"/>
              </w:rPr>
              <w:t>Author</w:t>
            </w:r>
          </w:p>
        </w:tc>
        <w:tc>
          <w:tcPr>
            <w:tcW w:w="6549" w:type="dxa"/>
          </w:tcPr>
          <w:p w14:paraId="28730B67" w14:textId="77777777" w:rsidR="00616515" w:rsidRPr="00D928D2" w:rsidRDefault="00D928D2" w:rsidP="00E511F3">
            <w:pPr>
              <w:spacing w:after="0" w:line="240" w:lineRule="auto"/>
              <w:rPr>
                <w:rFonts w:ascii="Calibri" w:eastAsia="Times New Roman" w:hAnsi="Calibri" w:cs="Calibri"/>
                <w:b/>
                <w:bCs/>
                <w:color w:val="000000"/>
                <w:sz w:val="24"/>
                <w:szCs w:val="24"/>
                <w:lang w:eastAsia="en-GB"/>
              </w:rPr>
            </w:pPr>
            <w:r>
              <w:rPr>
                <w:rFonts w:ascii="Calibri" w:eastAsia="Times New Roman" w:hAnsi="Calibri" w:cs="Calibri"/>
                <w:b/>
                <w:bCs/>
                <w:color w:val="000000"/>
                <w:sz w:val="24"/>
                <w:szCs w:val="24"/>
                <w:lang w:eastAsia="en-GB"/>
              </w:rPr>
              <w:t>MT Clinical Advisory Group</w:t>
            </w:r>
          </w:p>
        </w:tc>
      </w:tr>
      <w:tr w:rsidR="00616515" w:rsidRPr="00D928D2" w14:paraId="36566711" w14:textId="77777777" w:rsidTr="002171E6">
        <w:trPr>
          <w:trHeight w:val="486"/>
        </w:trPr>
        <w:tc>
          <w:tcPr>
            <w:tcW w:w="3085" w:type="dxa"/>
            <w:gridSpan w:val="2"/>
            <w:noWrap/>
          </w:tcPr>
          <w:p w14:paraId="0B1C3AE1" w14:textId="77777777" w:rsidR="00616515" w:rsidRPr="00D928D2" w:rsidRDefault="00616515" w:rsidP="00E511F3">
            <w:pPr>
              <w:spacing w:after="0" w:line="240" w:lineRule="auto"/>
              <w:rPr>
                <w:rFonts w:ascii="Calibri" w:eastAsia="Times New Roman" w:hAnsi="Calibri" w:cs="Calibri"/>
                <w:b/>
                <w:bCs/>
                <w:color w:val="000000"/>
                <w:sz w:val="24"/>
                <w:szCs w:val="24"/>
                <w:lang w:eastAsia="en-GB"/>
              </w:rPr>
            </w:pPr>
            <w:r w:rsidRPr="00D928D2">
              <w:rPr>
                <w:rFonts w:ascii="Calibri" w:eastAsia="Times New Roman" w:hAnsi="Calibri" w:cs="Calibri"/>
                <w:b/>
                <w:bCs/>
                <w:color w:val="000000"/>
                <w:sz w:val="24"/>
                <w:szCs w:val="24"/>
                <w:lang w:eastAsia="en-GB"/>
              </w:rPr>
              <w:t>Comments</w:t>
            </w:r>
          </w:p>
        </w:tc>
        <w:tc>
          <w:tcPr>
            <w:tcW w:w="6549" w:type="dxa"/>
          </w:tcPr>
          <w:p w14:paraId="550B8767" w14:textId="77777777" w:rsidR="00616515" w:rsidRPr="00D928D2" w:rsidRDefault="008E3D08" w:rsidP="00E511F3">
            <w:pPr>
              <w:spacing w:after="0" w:line="240" w:lineRule="auto"/>
              <w:rPr>
                <w:rFonts w:ascii="Calibri" w:eastAsia="Times New Roman" w:hAnsi="Calibri" w:cs="Calibri"/>
                <w:b/>
                <w:bCs/>
                <w:color w:val="000000"/>
                <w:sz w:val="24"/>
                <w:szCs w:val="24"/>
                <w:lang w:eastAsia="en-GB"/>
              </w:rPr>
            </w:pPr>
            <w:r w:rsidRPr="00D928D2">
              <w:rPr>
                <w:rFonts w:ascii="Calibri" w:eastAsia="Times New Roman" w:hAnsi="Calibri" w:cs="Calibri"/>
                <w:b/>
                <w:bCs/>
                <w:color w:val="000000"/>
                <w:sz w:val="24"/>
                <w:szCs w:val="24"/>
                <w:lang w:eastAsia="en-GB"/>
              </w:rPr>
              <w:t xml:space="preserve"> </w:t>
            </w:r>
            <w:r w:rsidR="00EF7FC8" w:rsidRPr="00D928D2">
              <w:rPr>
                <w:rFonts w:ascii="Calibri" w:eastAsia="Times New Roman" w:hAnsi="Calibri" w:cs="Calibri"/>
                <w:b/>
                <w:bCs/>
                <w:color w:val="000000"/>
                <w:sz w:val="24"/>
                <w:szCs w:val="24"/>
                <w:lang w:eastAsia="en-GB"/>
              </w:rPr>
              <w:t xml:space="preserve"> </w:t>
            </w:r>
          </w:p>
        </w:tc>
      </w:tr>
      <w:tr w:rsidR="00616515" w:rsidRPr="00D928D2" w14:paraId="02194141" w14:textId="77777777" w:rsidTr="002171E6">
        <w:trPr>
          <w:trHeight w:val="486"/>
        </w:trPr>
        <w:tc>
          <w:tcPr>
            <w:tcW w:w="9634" w:type="dxa"/>
            <w:gridSpan w:val="3"/>
            <w:noWrap/>
          </w:tcPr>
          <w:p w14:paraId="2BBCB930" w14:textId="5CF8894A" w:rsidR="00616515" w:rsidRPr="00D928D2" w:rsidRDefault="00616515" w:rsidP="00D928D2">
            <w:pPr>
              <w:spacing w:after="0" w:line="240" w:lineRule="auto"/>
              <w:rPr>
                <w:rFonts w:ascii="Calibri" w:eastAsia="Times New Roman" w:hAnsi="Calibri" w:cs="Calibri"/>
                <w:b/>
                <w:bCs/>
                <w:color w:val="000000"/>
                <w:sz w:val="24"/>
                <w:szCs w:val="24"/>
                <w:lang w:eastAsia="en-GB"/>
              </w:rPr>
            </w:pPr>
            <w:r w:rsidRPr="00D928D2">
              <w:rPr>
                <w:rFonts w:ascii="Calibri" w:eastAsia="Times New Roman" w:hAnsi="Calibri" w:cs="Calibri"/>
                <w:b/>
                <w:bCs/>
                <w:color w:val="000000"/>
                <w:sz w:val="24"/>
                <w:szCs w:val="24"/>
                <w:lang w:eastAsia="en-GB"/>
              </w:rPr>
              <w:t>All providers (Leeds variation in red, Sheffie</w:t>
            </w:r>
            <w:r w:rsidR="00F229F3" w:rsidRPr="00D928D2">
              <w:rPr>
                <w:rFonts w:ascii="Calibri" w:eastAsia="Times New Roman" w:hAnsi="Calibri" w:cs="Calibri"/>
                <w:b/>
                <w:bCs/>
                <w:color w:val="000000"/>
                <w:sz w:val="24"/>
                <w:szCs w:val="24"/>
                <w:lang w:eastAsia="en-GB"/>
              </w:rPr>
              <w:t xml:space="preserve">ld blue, </w:t>
            </w:r>
            <w:r w:rsidRPr="00D928D2">
              <w:rPr>
                <w:rFonts w:ascii="Calibri" w:eastAsia="Times New Roman" w:hAnsi="Calibri" w:cs="Calibri"/>
                <w:b/>
                <w:bCs/>
                <w:color w:val="000000"/>
                <w:sz w:val="24"/>
                <w:szCs w:val="24"/>
                <w:lang w:eastAsia="en-GB"/>
              </w:rPr>
              <w:t>H</w:t>
            </w:r>
            <w:r w:rsidR="00D928D2" w:rsidRPr="00D928D2">
              <w:rPr>
                <w:rFonts w:ascii="Calibri" w:eastAsia="Times New Roman" w:hAnsi="Calibri" w:cs="Calibri"/>
                <w:b/>
                <w:bCs/>
                <w:color w:val="000000"/>
                <w:sz w:val="24"/>
                <w:szCs w:val="24"/>
                <w:lang w:eastAsia="en-GB"/>
              </w:rPr>
              <w:t>U</w:t>
            </w:r>
            <w:r w:rsidR="00346446">
              <w:rPr>
                <w:rFonts w:ascii="Calibri" w:eastAsia="Times New Roman" w:hAnsi="Calibri" w:cs="Calibri"/>
                <w:b/>
                <w:bCs/>
                <w:color w:val="000000"/>
                <w:sz w:val="24"/>
                <w:szCs w:val="24"/>
                <w:lang w:eastAsia="en-GB"/>
              </w:rPr>
              <w:t>T</w:t>
            </w:r>
            <w:r w:rsidR="00D928D2" w:rsidRPr="00D928D2">
              <w:rPr>
                <w:rFonts w:ascii="Calibri" w:eastAsia="Times New Roman" w:hAnsi="Calibri" w:cs="Calibri"/>
                <w:b/>
                <w:bCs/>
                <w:color w:val="000000"/>
                <w:sz w:val="24"/>
                <w:szCs w:val="24"/>
                <w:lang w:eastAsia="en-GB"/>
              </w:rPr>
              <w:t>H</w:t>
            </w:r>
            <w:r w:rsidRPr="00D928D2">
              <w:rPr>
                <w:rFonts w:ascii="Calibri" w:eastAsia="Times New Roman" w:hAnsi="Calibri" w:cs="Calibri"/>
                <w:b/>
                <w:bCs/>
                <w:color w:val="000000"/>
                <w:sz w:val="24"/>
                <w:szCs w:val="24"/>
                <w:lang w:eastAsia="en-GB"/>
              </w:rPr>
              <w:t xml:space="preserve"> green) </w:t>
            </w:r>
            <w:r w:rsidR="00563715" w:rsidRPr="00D928D2">
              <w:rPr>
                <w:rFonts w:ascii="Calibri" w:eastAsia="Times New Roman" w:hAnsi="Calibri" w:cs="Calibri"/>
                <w:b/>
                <w:bCs/>
                <w:color w:val="000000"/>
                <w:sz w:val="24"/>
                <w:szCs w:val="24"/>
                <w:lang w:eastAsia="en-GB"/>
              </w:rPr>
              <w:t xml:space="preserve"> </w:t>
            </w:r>
          </w:p>
        </w:tc>
      </w:tr>
      <w:tr w:rsidR="00043710" w:rsidRPr="00D928D2" w14:paraId="2DCBC1C2" w14:textId="77777777" w:rsidTr="002171E6">
        <w:trPr>
          <w:trHeight w:val="486"/>
        </w:trPr>
        <w:tc>
          <w:tcPr>
            <w:tcW w:w="1701" w:type="dxa"/>
            <w:noWrap/>
          </w:tcPr>
          <w:p w14:paraId="1DE913C9" w14:textId="77777777" w:rsidR="0091481D" w:rsidRPr="00D928D2" w:rsidRDefault="0091481D" w:rsidP="00E511F3">
            <w:pPr>
              <w:spacing w:after="0" w:line="240" w:lineRule="auto"/>
              <w:rPr>
                <w:rFonts w:ascii="Calibri" w:eastAsia="Times New Roman" w:hAnsi="Calibri" w:cs="Calibri"/>
                <w:b/>
                <w:bCs/>
                <w:color w:val="000000"/>
                <w:sz w:val="24"/>
                <w:szCs w:val="24"/>
                <w:lang w:eastAsia="en-GB"/>
              </w:rPr>
            </w:pPr>
          </w:p>
          <w:p w14:paraId="11A8D034" w14:textId="77777777" w:rsidR="00043710" w:rsidRPr="00D928D2" w:rsidRDefault="00043710" w:rsidP="00E511F3">
            <w:pPr>
              <w:spacing w:after="0" w:line="240" w:lineRule="auto"/>
              <w:rPr>
                <w:rFonts w:ascii="Calibri" w:eastAsia="Times New Roman" w:hAnsi="Calibri" w:cs="Calibri"/>
                <w:b/>
                <w:bCs/>
                <w:color w:val="000000"/>
                <w:sz w:val="24"/>
                <w:szCs w:val="24"/>
                <w:lang w:eastAsia="en-GB"/>
              </w:rPr>
            </w:pPr>
            <w:r w:rsidRPr="00D928D2">
              <w:rPr>
                <w:rFonts w:ascii="Calibri" w:eastAsia="Times New Roman" w:hAnsi="Calibri" w:cs="Calibri"/>
                <w:b/>
                <w:bCs/>
                <w:color w:val="000000"/>
                <w:sz w:val="24"/>
                <w:szCs w:val="24"/>
                <w:lang w:eastAsia="en-GB"/>
              </w:rPr>
              <w:t>Abbreviations</w:t>
            </w:r>
          </w:p>
        </w:tc>
        <w:tc>
          <w:tcPr>
            <w:tcW w:w="7933" w:type="dxa"/>
            <w:gridSpan w:val="2"/>
          </w:tcPr>
          <w:p w14:paraId="14481EA1" w14:textId="77777777" w:rsidR="00043710" w:rsidRPr="00D928D2" w:rsidRDefault="00043710" w:rsidP="00E511F3">
            <w:pPr>
              <w:spacing w:after="0" w:line="240" w:lineRule="auto"/>
              <w:rPr>
                <w:rFonts w:ascii="Calibri" w:eastAsia="Times New Roman" w:hAnsi="Calibri" w:cs="Calibri"/>
                <w:bCs/>
                <w:color w:val="000000"/>
                <w:sz w:val="24"/>
                <w:szCs w:val="24"/>
                <w:lang w:eastAsia="en-GB"/>
              </w:rPr>
            </w:pPr>
          </w:p>
        </w:tc>
      </w:tr>
      <w:tr w:rsidR="008A095C" w:rsidRPr="00D928D2" w14:paraId="43195658" w14:textId="77777777" w:rsidTr="002171E6">
        <w:trPr>
          <w:trHeight w:val="486"/>
        </w:trPr>
        <w:tc>
          <w:tcPr>
            <w:tcW w:w="1701" w:type="dxa"/>
            <w:noWrap/>
          </w:tcPr>
          <w:p w14:paraId="307B7FDC" w14:textId="6F7A9BF3" w:rsidR="008A095C" w:rsidRPr="00D928D2" w:rsidRDefault="008A095C" w:rsidP="008A095C">
            <w:pPr>
              <w:spacing w:after="0" w:line="240" w:lineRule="auto"/>
              <w:rPr>
                <w:rFonts w:ascii="Calibri" w:eastAsia="Times New Roman" w:hAnsi="Calibri" w:cs="Calibri"/>
                <w:bCs/>
                <w:color w:val="000000"/>
                <w:sz w:val="24"/>
                <w:szCs w:val="24"/>
                <w:lang w:eastAsia="en-GB"/>
              </w:rPr>
            </w:pPr>
            <w:r>
              <w:rPr>
                <w:rFonts w:ascii="Calibri" w:eastAsia="Times New Roman" w:hAnsi="Calibri" w:cs="Calibri"/>
                <w:bCs/>
                <w:color w:val="000000"/>
                <w:sz w:val="24"/>
                <w:szCs w:val="24"/>
                <w:lang w:eastAsia="en-GB"/>
              </w:rPr>
              <w:t>ASC</w:t>
            </w:r>
          </w:p>
        </w:tc>
        <w:tc>
          <w:tcPr>
            <w:tcW w:w="7933" w:type="dxa"/>
            <w:gridSpan w:val="2"/>
          </w:tcPr>
          <w:p w14:paraId="0CE4DDB0" w14:textId="4DBDBC54" w:rsidR="008A095C" w:rsidRPr="00D928D2" w:rsidRDefault="008A095C" w:rsidP="008A095C">
            <w:pPr>
              <w:spacing w:after="0" w:line="240" w:lineRule="auto"/>
              <w:rPr>
                <w:rFonts w:ascii="Arial" w:hAnsi="Arial" w:cs="Arial"/>
                <w:color w:val="222222"/>
                <w:shd w:val="clear" w:color="auto" w:fill="FFFFFF"/>
              </w:rPr>
            </w:pPr>
            <w:r>
              <w:rPr>
                <w:rFonts w:ascii="Arial" w:hAnsi="Arial" w:cs="Arial"/>
                <w:color w:val="222222"/>
                <w:shd w:val="clear" w:color="auto" w:fill="FFFFFF"/>
              </w:rPr>
              <w:t>Acute stroke centre</w:t>
            </w:r>
          </w:p>
        </w:tc>
      </w:tr>
      <w:tr w:rsidR="008A095C" w:rsidRPr="00D928D2" w14:paraId="4211C6BA" w14:textId="77777777" w:rsidTr="002171E6">
        <w:trPr>
          <w:trHeight w:val="486"/>
        </w:trPr>
        <w:tc>
          <w:tcPr>
            <w:tcW w:w="1701" w:type="dxa"/>
            <w:noWrap/>
          </w:tcPr>
          <w:p w14:paraId="5DAB899C" w14:textId="2DA72D30" w:rsidR="008A095C" w:rsidRPr="00D928D2" w:rsidRDefault="008A095C" w:rsidP="008A095C">
            <w:pPr>
              <w:spacing w:after="0" w:line="240" w:lineRule="auto"/>
              <w:rPr>
                <w:rFonts w:ascii="Calibri" w:eastAsia="Times New Roman" w:hAnsi="Calibri" w:cs="Calibri"/>
                <w:bCs/>
                <w:color w:val="000000"/>
                <w:sz w:val="24"/>
                <w:szCs w:val="24"/>
                <w:lang w:eastAsia="en-GB"/>
              </w:rPr>
            </w:pPr>
            <w:r>
              <w:rPr>
                <w:rFonts w:ascii="Calibri" w:eastAsia="Times New Roman" w:hAnsi="Calibri" w:cs="Calibri"/>
                <w:bCs/>
                <w:color w:val="000000"/>
                <w:sz w:val="24"/>
                <w:szCs w:val="24"/>
                <w:lang w:eastAsia="en-GB"/>
              </w:rPr>
              <w:t>CSC</w:t>
            </w:r>
          </w:p>
        </w:tc>
        <w:tc>
          <w:tcPr>
            <w:tcW w:w="7933" w:type="dxa"/>
            <w:gridSpan w:val="2"/>
          </w:tcPr>
          <w:p w14:paraId="18CB15D8" w14:textId="017D6362" w:rsidR="008A095C" w:rsidRPr="00D928D2" w:rsidRDefault="008A095C" w:rsidP="008A095C">
            <w:pPr>
              <w:spacing w:after="0" w:line="240" w:lineRule="auto"/>
              <w:rPr>
                <w:rFonts w:ascii="Arial" w:hAnsi="Arial" w:cs="Arial"/>
                <w:color w:val="222222"/>
                <w:shd w:val="clear" w:color="auto" w:fill="FFFFFF"/>
              </w:rPr>
            </w:pPr>
            <w:r>
              <w:rPr>
                <w:rFonts w:ascii="Arial" w:hAnsi="Arial" w:cs="Arial"/>
                <w:color w:val="222222"/>
                <w:shd w:val="clear" w:color="auto" w:fill="FFFFFF"/>
              </w:rPr>
              <w:t>Comprehensive stroke centre</w:t>
            </w:r>
          </w:p>
        </w:tc>
      </w:tr>
      <w:tr w:rsidR="008A095C" w:rsidRPr="00D928D2" w14:paraId="4C726D68" w14:textId="77777777" w:rsidTr="002171E6">
        <w:trPr>
          <w:trHeight w:val="486"/>
        </w:trPr>
        <w:tc>
          <w:tcPr>
            <w:tcW w:w="1701" w:type="dxa"/>
            <w:noWrap/>
          </w:tcPr>
          <w:p w14:paraId="48C0CD02" w14:textId="1B23FE7D" w:rsidR="008A095C" w:rsidRPr="00D928D2" w:rsidRDefault="008A095C" w:rsidP="008A095C">
            <w:pPr>
              <w:spacing w:after="0" w:line="240" w:lineRule="auto"/>
              <w:rPr>
                <w:rFonts w:ascii="Calibri" w:eastAsia="Times New Roman" w:hAnsi="Calibri" w:cs="Calibri"/>
                <w:bCs/>
                <w:color w:val="000000"/>
                <w:sz w:val="24"/>
                <w:szCs w:val="24"/>
                <w:lang w:eastAsia="en-GB"/>
              </w:rPr>
            </w:pPr>
            <w:r>
              <w:rPr>
                <w:rFonts w:ascii="Calibri" w:eastAsia="Times New Roman" w:hAnsi="Calibri" w:cs="Calibri"/>
                <w:bCs/>
                <w:color w:val="000000"/>
                <w:sz w:val="24"/>
                <w:szCs w:val="24"/>
                <w:lang w:eastAsia="en-GB"/>
              </w:rPr>
              <w:t>IRT</w:t>
            </w:r>
          </w:p>
        </w:tc>
        <w:tc>
          <w:tcPr>
            <w:tcW w:w="7933" w:type="dxa"/>
            <w:gridSpan w:val="2"/>
          </w:tcPr>
          <w:p w14:paraId="2785A0B1" w14:textId="4EE6B5A2" w:rsidR="008A095C" w:rsidRPr="00D928D2" w:rsidRDefault="008A095C" w:rsidP="008A095C">
            <w:pPr>
              <w:spacing w:after="0" w:line="240" w:lineRule="auto"/>
              <w:rPr>
                <w:rFonts w:ascii="Arial" w:hAnsi="Arial" w:cs="Arial"/>
                <w:color w:val="222222"/>
                <w:shd w:val="clear" w:color="auto" w:fill="FFFFFF"/>
              </w:rPr>
            </w:pPr>
            <w:r>
              <w:rPr>
                <w:rFonts w:ascii="Arial" w:hAnsi="Arial" w:cs="Arial"/>
                <w:color w:val="222222"/>
                <w:shd w:val="clear" w:color="auto" w:fill="FFFFFF"/>
              </w:rPr>
              <w:t>Interventional radiology team</w:t>
            </w:r>
          </w:p>
        </w:tc>
      </w:tr>
      <w:tr w:rsidR="008A095C" w:rsidRPr="00D928D2" w14:paraId="62BB23CF" w14:textId="77777777" w:rsidTr="002171E6">
        <w:trPr>
          <w:trHeight w:val="486"/>
        </w:trPr>
        <w:tc>
          <w:tcPr>
            <w:tcW w:w="1701" w:type="dxa"/>
            <w:noWrap/>
          </w:tcPr>
          <w:p w14:paraId="003D0295" w14:textId="029AB55E" w:rsidR="008A095C" w:rsidRPr="00D928D2" w:rsidRDefault="008A095C" w:rsidP="008A095C">
            <w:pPr>
              <w:spacing w:after="0" w:line="240" w:lineRule="auto"/>
              <w:rPr>
                <w:rFonts w:ascii="Calibri" w:eastAsia="Times New Roman" w:hAnsi="Calibri" w:cs="Calibri"/>
                <w:bCs/>
                <w:color w:val="000000"/>
                <w:sz w:val="24"/>
                <w:szCs w:val="24"/>
                <w:lang w:eastAsia="en-GB"/>
              </w:rPr>
            </w:pPr>
            <w:r w:rsidRPr="00D928D2">
              <w:rPr>
                <w:rFonts w:ascii="Calibri" w:eastAsia="Times New Roman" w:hAnsi="Calibri" w:cs="Calibri"/>
                <w:bCs/>
                <w:color w:val="000000"/>
                <w:sz w:val="24"/>
                <w:szCs w:val="24"/>
                <w:lang w:eastAsia="en-GB"/>
              </w:rPr>
              <w:t>LVO</w:t>
            </w:r>
          </w:p>
        </w:tc>
        <w:tc>
          <w:tcPr>
            <w:tcW w:w="7933" w:type="dxa"/>
            <w:gridSpan w:val="2"/>
          </w:tcPr>
          <w:p w14:paraId="3F98C49A" w14:textId="042C7EA4" w:rsidR="008A095C" w:rsidRPr="00D928D2" w:rsidRDefault="008A095C" w:rsidP="008A095C">
            <w:pPr>
              <w:spacing w:after="0" w:line="240" w:lineRule="auto"/>
              <w:rPr>
                <w:rFonts w:ascii="Arial" w:hAnsi="Arial" w:cs="Arial"/>
                <w:color w:val="222222"/>
                <w:shd w:val="clear" w:color="auto" w:fill="FFFFFF"/>
              </w:rPr>
            </w:pPr>
            <w:r w:rsidRPr="00D928D2">
              <w:rPr>
                <w:rFonts w:ascii="Arial" w:hAnsi="Arial" w:cs="Arial"/>
                <w:color w:val="222222"/>
                <w:shd w:val="clear" w:color="auto" w:fill="FFFFFF"/>
              </w:rPr>
              <w:t>Large vessel occlusion</w:t>
            </w:r>
          </w:p>
        </w:tc>
      </w:tr>
      <w:tr w:rsidR="008A095C" w:rsidRPr="00D928D2" w14:paraId="488907D5" w14:textId="77777777" w:rsidTr="002171E6">
        <w:trPr>
          <w:trHeight w:val="486"/>
        </w:trPr>
        <w:tc>
          <w:tcPr>
            <w:tcW w:w="1701" w:type="dxa"/>
            <w:noWrap/>
          </w:tcPr>
          <w:p w14:paraId="03FB2D68" w14:textId="0ADFACC5" w:rsidR="008A095C" w:rsidRPr="00D928D2" w:rsidRDefault="008A095C" w:rsidP="008A095C">
            <w:pPr>
              <w:spacing w:after="0" w:line="240" w:lineRule="auto"/>
              <w:rPr>
                <w:rFonts w:ascii="Calibri" w:eastAsia="Times New Roman" w:hAnsi="Calibri" w:cs="Calibri"/>
                <w:bCs/>
                <w:color w:val="000000"/>
                <w:sz w:val="24"/>
                <w:szCs w:val="24"/>
                <w:lang w:eastAsia="en-GB"/>
              </w:rPr>
            </w:pPr>
            <w:r>
              <w:rPr>
                <w:rFonts w:ascii="Calibri" w:eastAsia="Times New Roman" w:hAnsi="Calibri" w:cs="Calibri"/>
                <w:bCs/>
                <w:color w:val="000000"/>
                <w:sz w:val="24"/>
                <w:szCs w:val="24"/>
                <w:lang w:eastAsia="en-GB"/>
              </w:rPr>
              <w:t>MRS</w:t>
            </w:r>
          </w:p>
        </w:tc>
        <w:tc>
          <w:tcPr>
            <w:tcW w:w="7933" w:type="dxa"/>
            <w:gridSpan w:val="2"/>
          </w:tcPr>
          <w:p w14:paraId="5609943F" w14:textId="41F3B50B" w:rsidR="008A095C" w:rsidRPr="00D928D2" w:rsidRDefault="008A095C" w:rsidP="008A095C">
            <w:pPr>
              <w:spacing w:after="0" w:line="240" w:lineRule="auto"/>
              <w:rPr>
                <w:rFonts w:ascii="Arial" w:hAnsi="Arial" w:cs="Arial"/>
                <w:color w:val="222222"/>
                <w:shd w:val="clear" w:color="auto" w:fill="FFFFFF"/>
              </w:rPr>
            </w:pPr>
            <w:r>
              <w:rPr>
                <w:rFonts w:ascii="Arial" w:hAnsi="Arial" w:cs="Arial"/>
                <w:color w:val="222222"/>
                <w:shd w:val="clear" w:color="auto" w:fill="FFFFFF"/>
              </w:rPr>
              <w:t>Modified Rankin Score</w:t>
            </w:r>
          </w:p>
        </w:tc>
      </w:tr>
      <w:tr w:rsidR="008A095C" w:rsidRPr="00D928D2" w14:paraId="16066A97" w14:textId="77777777" w:rsidTr="002171E6">
        <w:trPr>
          <w:trHeight w:val="486"/>
        </w:trPr>
        <w:tc>
          <w:tcPr>
            <w:tcW w:w="1701" w:type="dxa"/>
            <w:noWrap/>
          </w:tcPr>
          <w:p w14:paraId="7CD4FCF3" w14:textId="2B75279F" w:rsidR="008A095C" w:rsidRPr="00D928D2" w:rsidRDefault="008A095C" w:rsidP="008A095C">
            <w:pPr>
              <w:spacing w:after="0" w:line="240" w:lineRule="auto"/>
              <w:rPr>
                <w:rFonts w:ascii="Calibri" w:eastAsia="Times New Roman" w:hAnsi="Calibri" w:cs="Calibri"/>
                <w:bCs/>
                <w:color w:val="000000"/>
                <w:sz w:val="24"/>
                <w:szCs w:val="24"/>
                <w:lang w:eastAsia="en-GB"/>
              </w:rPr>
            </w:pPr>
            <w:r w:rsidRPr="00D928D2">
              <w:rPr>
                <w:rFonts w:ascii="Calibri" w:eastAsia="Times New Roman" w:hAnsi="Calibri" w:cs="Calibri"/>
                <w:bCs/>
                <w:color w:val="000000"/>
                <w:sz w:val="24"/>
                <w:szCs w:val="24"/>
                <w:lang w:eastAsia="en-GB"/>
              </w:rPr>
              <w:t>MT</w:t>
            </w:r>
          </w:p>
        </w:tc>
        <w:tc>
          <w:tcPr>
            <w:tcW w:w="7933" w:type="dxa"/>
            <w:gridSpan w:val="2"/>
          </w:tcPr>
          <w:p w14:paraId="11F8EF71" w14:textId="487DD262" w:rsidR="008A095C" w:rsidRPr="00D928D2" w:rsidRDefault="008A095C" w:rsidP="008A095C">
            <w:pPr>
              <w:spacing w:after="0" w:line="240" w:lineRule="auto"/>
              <w:rPr>
                <w:rFonts w:ascii="Arial" w:hAnsi="Arial" w:cs="Arial"/>
                <w:color w:val="222222"/>
                <w:shd w:val="clear" w:color="auto" w:fill="FFFFFF"/>
              </w:rPr>
            </w:pPr>
            <w:r w:rsidRPr="00D928D2">
              <w:rPr>
                <w:rFonts w:ascii="Arial" w:hAnsi="Arial" w:cs="Arial"/>
                <w:color w:val="222222"/>
                <w:shd w:val="clear" w:color="auto" w:fill="FFFFFF"/>
              </w:rPr>
              <w:t>Mechanical Thrombectomy</w:t>
            </w:r>
          </w:p>
        </w:tc>
      </w:tr>
      <w:tr w:rsidR="008A095C" w:rsidRPr="00D928D2" w14:paraId="20DE41A3" w14:textId="77777777" w:rsidTr="002171E6">
        <w:trPr>
          <w:trHeight w:val="486"/>
        </w:trPr>
        <w:tc>
          <w:tcPr>
            <w:tcW w:w="1701" w:type="dxa"/>
            <w:noWrap/>
          </w:tcPr>
          <w:p w14:paraId="0F33E09A" w14:textId="77777777" w:rsidR="008A095C" w:rsidRPr="00D928D2" w:rsidRDefault="008A095C" w:rsidP="008A095C">
            <w:pPr>
              <w:spacing w:after="0" w:line="240" w:lineRule="auto"/>
              <w:rPr>
                <w:rFonts w:ascii="Calibri" w:eastAsia="Times New Roman" w:hAnsi="Calibri" w:cs="Calibri"/>
                <w:b/>
                <w:bCs/>
                <w:color w:val="000000"/>
                <w:sz w:val="24"/>
                <w:szCs w:val="24"/>
                <w:lang w:eastAsia="en-GB"/>
              </w:rPr>
            </w:pPr>
            <w:r w:rsidRPr="00D928D2">
              <w:rPr>
                <w:rFonts w:ascii="Calibri" w:eastAsia="Times New Roman" w:hAnsi="Calibri" w:cs="Calibri"/>
                <w:bCs/>
                <w:color w:val="000000"/>
                <w:sz w:val="24"/>
                <w:szCs w:val="24"/>
                <w:lang w:eastAsia="en-GB"/>
              </w:rPr>
              <w:t>SBAR</w:t>
            </w:r>
          </w:p>
        </w:tc>
        <w:tc>
          <w:tcPr>
            <w:tcW w:w="7933" w:type="dxa"/>
            <w:gridSpan w:val="2"/>
          </w:tcPr>
          <w:p w14:paraId="543C1AD5" w14:textId="77777777" w:rsidR="008A095C" w:rsidRPr="00D928D2" w:rsidRDefault="008A095C" w:rsidP="008A095C">
            <w:pPr>
              <w:spacing w:after="0" w:line="240" w:lineRule="auto"/>
              <w:rPr>
                <w:rFonts w:ascii="Calibri" w:eastAsia="Times New Roman" w:hAnsi="Calibri" w:cs="Calibri"/>
                <w:b/>
                <w:bCs/>
                <w:color w:val="000000"/>
                <w:sz w:val="24"/>
                <w:szCs w:val="24"/>
                <w:lang w:eastAsia="en-GB"/>
              </w:rPr>
            </w:pPr>
            <w:r w:rsidRPr="00D928D2">
              <w:rPr>
                <w:rFonts w:ascii="Arial" w:hAnsi="Arial" w:cs="Arial"/>
                <w:color w:val="222222"/>
                <w:shd w:val="clear" w:color="auto" w:fill="FFFFFF"/>
              </w:rPr>
              <w:t>Situation, Background, Assessment, and Recommendation</w:t>
            </w:r>
          </w:p>
        </w:tc>
      </w:tr>
    </w:tbl>
    <w:p w14:paraId="2B7D28CE" w14:textId="77777777" w:rsidR="00551491" w:rsidRDefault="00551491" w:rsidP="00551491">
      <w:pPr>
        <w:jc w:val="center"/>
        <w:rPr>
          <w:sz w:val="28"/>
          <w:szCs w:val="28"/>
        </w:rPr>
      </w:pPr>
    </w:p>
    <w:p w14:paraId="7B9320FA" w14:textId="77777777" w:rsidR="00551491" w:rsidRPr="00551491" w:rsidRDefault="00551491" w:rsidP="00551491">
      <w:pPr>
        <w:jc w:val="center"/>
        <w:rPr>
          <w:sz w:val="28"/>
          <w:szCs w:val="28"/>
        </w:rPr>
      </w:pPr>
    </w:p>
    <w:p w14:paraId="56651539" w14:textId="77777777" w:rsidR="000F765B" w:rsidRDefault="000F765B">
      <w:r>
        <w:br w:type="page"/>
      </w:r>
    </w:p>
    <w:p w14:paraId="7EEC1607" w14:textId="77777777" w:rsidR="00D928D2" w:rsidRDefault="00D928D2">
      <w:pPr>
        <w:rPr>
          <w:b/>
          <w:sz w:val="24"/>
          <w:szCs w:val="24"/>
        </w:rPr>
      </w:pPr>
    </w:p>
    <w:p w14:paraId="42160114" w14:textId="77777777" w:rsidR="00D928D2" w:rsidRDefault="00D928D2">
      <w:pPr>
        <w:rPr>
          <w:b/>
          <w:sz w:val="24"/>
          <w:szCs w:val="24"/>
        </w:rPr>
      </w:pPr>
    </w:p>
    <w:p w14:paraId="613443E4" w14:textId="77777777" w:rsidR="0023185B" w:rsidRPr="00D928D2" w:rsidRDefault="00CF0B4D">
      <w:pPr>
        <w:rPr>
          <w:b/>
          <w:sz w:val="24"/>
          <w:szCs w:val="24"/>
        </w:rPr>
      </w:pPr>
      <w:r w:rsidRPr="00D928D2">
        <w:rPr>
          <w:b/>
          <w:sz w:val="24"/>
          <w:szCs w:val="24"/>
        </w:rPr>
        <w:t>INTRODUCTION</w:t>
      </w:r>
    </w:p>
    <w:p w14:paraId="2D1D63B0" w14:textId="67528489" w:rsidR="00842BA2" w:rsidRDefault="00CF0B4D" w:rsidP="000F2446">
      <w:pPr>
        <w:spacing w:before="240"/>
        <w:jc w:val="both"/>
        <w:rPr>
          <w:sz w:val="24"/>
          <w:szCs w:val="24"/>
        </w:rPr>
      </w:pPr>
      <w:r w:rsidRPr="00EA7347">
        <w:rPr>
          <w:sz w:val="24"/>
          <w:szCs w:val="24"/>
        </w:rPr>
        <w:t xml:space="preserve">This clinical standard operating procedure </w:t>
      </w:r>
      <w:r w:rsidR="008355B2" w:rsidRPr="00EA7347">
        <w:rPr>
          <w:sz w:val="24"/>
          <w:szCs w:val="24"/>
        </w:rPr>
        <w:t xml:space="preserve">(SOP) </w:t>
      </w:r>
      <w:r w:rsidRPr="00EA7347">
        <w:rPr>
          <w:sz w:val="24"/>
          <w:szCs w:val="24"/>
        </w:rPr>
        <w:t xml:space="preserve">is designed to provide a framework for the </w:t>
      </w:r>
      <w:r w:rsidR="0097076C" w:rsidRPr="00EA7347">
        <w:rPr>
          <w:sz w:val="24"/>
          <w:szCs w:val="24"/>
        </w:rPr>
        <w:t xml:space="preserve">delivery of </w:t>
      </w:r>
      <w:r w:rsidRPr="00EA7347">
        <w:rPr>
          <w:sz w:val="24"/>
          <w:szCs w:val="24"/>
        </w:rPr>
        <w:t xml:space="preserve">mechanical thrombectomy </w:t>
      </w:r>
      <w:r w:rsidR="008355B2" w:rsidRPr="00EA7347">
        <w:rPr>
          <w:sz w:val="24"/>
          <w:szCs w:val="24"/>
        </w:rPr>
        <w:t xml:space="preserve">(MT) </w:t>
      </w:r>
      <w:r w:rsidRPr="00EA7347">
        <w:rPr>
          <w:sz w:val="24"/>
          <w:szCs w:val="24"/>
        </w:rPr>
        <w:t>across Yorkshire and the Humber</w:t>
      </w:r>
      <w:r w:rsidR="008355B2" w:rsidRPr="00EA7347">
        <w:rPr>
          <w:sz w:val="24"/>
          <w:szCs w:val="24"/>
        </w:rPr>
        <w:t xml:space="preserve"> (Y&amp;H)</w:t>
      </w:r>
      <w:r w:rsidRPr="00EA7347">
        <w:rPr>
          <w:sz w:val="24"/>
          <w:szCs w:val="24"/>
        </w:rPr>
        <w:t xml:space="preserve">. It has been </w:t>
      </w:r>
      <w:r w:rsidR="0021270C" w:rsidRPr="00EA7347">
        <w:rPr>
          <w:sz w:val="24"/>
          <w:szCs w:val="24"/>
        </w:rPr>
        <w:t xml:space="preserve">updated by the Y &amp; H ISDN clinical leads </w:t>
      </w:r>
      <w:r w:rsidRPr="00EA7347">
        <w:rPr>
          <w:sz w:val="24"/>
          <w:szCs w:val="24"/>
        </w:rPr>
        <w:t xml:space="preserve">for people with acute ischaemic stroke and should be read alongside </w:t>
      </w:r>
      <w:r w:rsidR="00842BA2" w:rsidRPr="00EA7347">
        <w:rPr>
          <w:sz w:val="24"/>
          <w:szCs w:val="24"/>
        </w:rPr>
        <w:t>Clinical Commissioning Policy: Mechanical thrombectomy for acute ischaemic stroke (all ages) 2 March 2018 NHS England Reference: 170033P and the service specification Neuro</w:t>
      </w:r>
      <w:r w:rsidR="00F229F3" w:rsidRPr="00EA7347">
        <w:rPr>
          <w:sz w:val="24"/>
          <w:szCs w:val="24"/>
        </w:rPr>
        <w:t>-</w:t>
      </w:r>
      <w:r w:rsidR="00842BA2" w:rsidRPr="00EA7347">
        <w:rPr>
          <w:sz w:val="24"/>
          <w:szCs w:val="24"/>
        </w:rPr>
        <w:t>interventional Services for Acute Ischaemic &amp; Haemorrhagic Stroke (170034S)</w:t>
      </w:r>
      <w:r w:rsidR="0086568C" w:rsidRPr="00EA7347">
        <w:rPr>
          <w:sz w:val="24"/>
          <w:szCs w:val="24"/>
        </w:rPr>
        <w:t>. This updated SOP takes account of the recommendations set out in NICE Guideline (NG128) 2019: Stroke and transient ischaemic attack in over 16s: diagnosis and initial management</w:t>
      </w:r>
      <w:r w:rsidR="0021270C" w:rsidRPr="00EA7347">
        <w:rPr>
          <w:sz w:val="24"/>
          <w:szCs w:val="24"/>
        </w:rPr>
        <w:t xml:space="preserve"> and developments in </w:t>
      </w:r>
      <w:r w:rsidR="0097076C" w:rsidRPr="00EA7347">
        <w:rPr>
          <w:sz w:val="24"/>
          <w:szCs w:val="24"/>
        </w:rPr>
        <w:t xml:space="preserve">mechanical </w:t>
      </w:r>
      <w:r w:rsidR="0021270C" w:rsidRPr="00EA7347">
        <w:rPr>
          <w:sz w:val="24"/>
          <w:szCs w:val="24"/>
        </w:rPr>
        <w:t>thrombectomy</w:t>
      </w:r>
      <w:r w:rsidR="00A72CB5">
        <w:rPr>
          <w:sz w:val="24"/>
          <w:szCs w:val="24"/>
        </w:rPr>
        <w:t>,</w:t>
      </w:r>
      <w:r w:rsidR="0021270C" w:rsidRPr="00EA7347">
        <w:rPr>
          <w:sz w:val="24"/>
          <w:szCs w:val="24"/>
        </w:rPr>
        <w:t xml:space="preserve"> the National Optimal Stroke Imaging Policy</w:t>
      </w:r>
      <w:r w:rsidR="00A72CB5">
        <w:rPr>
          <w:sz w:val="24"/>
          <w:szCs w:val="24"/>
        </w:rPr>
        <w:t xml:space="preserve"> and the recommendations of the 2023 National Clinical Guideline for Stroke.</w:t>
      </w:r>
    </w:p>
    <w:p w14:paraId="5B8612F4" w14:textId="326F8254" w:rsidR="00CF0B4D" w:rsidRPr="00D928D2" w:rsidRDefault="00CF0B4D" w:rsidP="00CF0B4D">
      <w:pPr>
        <w:spacing w:before="240"/>
        <w:rPr>
          <w:sz w:val="24"/>
          <w:szCs w:val="24"/>
        </w:rPr>
      </w:pPr>
      <w:r w:rsidRPr="00D928D2">
        <w:rPr>
          <w:sz w:val="24"/>
          <w:szCs w:val="24"/>
        </w:rPr>
        <w:t>The aim has been to produce a pathway that offer</w:t>
      </w:r>
      <w:r w:rsidR="00DF70BF">
        <w:rPr>
          <w:sz w:val="24"/>
          <w:szCs w:val="24"/>
        </w:rPr>
        <w:t>s</w:t>
      </w:r>
      <w:r w:rsidRPr="00D928D2">
        <w:rPr>
          <w:sz w:val="24"/>
          <w:szCs w:val="24"/>
        </w:rPr>
        <w:t xml:space="preserve"> a consistent approach to the care of those being considered for </w:t>
      </w:r>
      <w:proofErr w:type="gramStart"/>
      <w:r w:rsidRPr="00D928D2">
        <w:rPr>
          <w:sz w:val="24"/>
          <w:szCs w:val="24"/>
        </w:rPr>
        <w:t>MT  based</w:t>
      </w:r>
      <w:proofErr w:type="gramEnd"/>
      <w:r w:rsidRPr="00D928D2">
        <w:rPr>
          <w:sz w:val="24"/>
          <w:szCs w:val="24"/>
        </w:rPr>
        <w:t xml:space="preserve"> on the premise that existing patient flows to hyperacute stroke units </w:t>
      </w:r>
      <w:r w:rsidR="008355B2">
        <w:rPr>
          <w:sz w:val="24"/>
          <w:szCs w:val="24"/>
        </w:rPr>
        <w:t xml:space="preserve">(HASU) </w:t>
      </w:r>
      <w:r w:rsidRPr="00D928D2">
        <w:rPr>
          <w:sz w:val="24"/>
          <w:szCs w:val="24"/>
        </w:rPr>
        <w:t>will not change</w:t>
      </w:r>
      <w:r w:rsidR="0086568C" w:rsidRPr="00D928D2">
        <w:rPr>
          <w:sz w:val="24"/>
          <w:szCs w:val="24"/>
        </w:rPr>
        <w:t xml:space="preserve"> </w:t>
      </w:r>
      <w:r w:rsidRPr="00D928D2">
        <w:rPr>
          <w:sz w:val="24"/>
          <w:szCs w:val="24"/>
        </w:rPr>
        <w:t>and MT will be delivered in the three neuroscience centres in Y</w:t>
      </w:r>
      <w:r w:rsidR="00842BA2" w:rsidRPr="00D928D2">
        <w:rPr>
          <w:sz w:val="24"/>
          <w:szCs w:val="24"/>
        </w:rPr>
        <w:t>orkshire and the Humber.</w:t>
      </w:r>
      <w:r w:rsidR="009F21EF">
        <w:rPr>
          <w:sz w:val="24"/>
          <w:szCs w:val="24"/>
        </w:rPr>
        <w:t xml:space="preserve"> </w:t>
      </w:r>
    </w:p>
    <w:p w14:paraId="41920770" w14:textId="77777777" w:rsidR="008355B2" w:rsidRPr="008355B2" w:rsidRDefault="008355B2" w:rsidP="008355B2">
      <w:pPr>
        <w:spacing w:before="240"/>
        <w:rPr>
          <w:sz w:val="24"/>
          <w:szCs w:val="24"/>
        </w:rPr>
      </w:pPr>
      <w:r w:rsidRPr="008355B2">
        <w:rPr>
          <w:sz w:val="24"/>
          <w:szCs w:val="24"/>
        </w:rPr>
        <w:t>The present configuration is that in:</w:t>
      </w:r>
    </w:p>
    <w:p w14:paraId="1A3423A3" w14:textId="77777777" w:rsidR="008355B2" w:rsidRPr="008355B2" w:rsidRDefault="008355B2" w:rsidP="008355B2">
      <w:pPr>
        <w:pStyle w:val="ListParagraph"/>
        <w:numPr>
          <w:ilvl w:val="0"/>
          <w:numId w:val="18"/>
        </w:numPr>
        <w:spacing w:before="240"/>
        <w:rPr>
          <w:sz w:val="24"/>
          <w:szCs w:val="24"/>
        </w:rPr>
      </w:pPr>
      <w:r w:rsidRPr="008355B2">
        <w:rPr>
          <w:sz w:val="24"/>
          <w:szCs w:val="24"/>
        </w:rPr>
        <w:t xml:space="preserve">Hull &amp; North Yorkshire Integrated Stroke Delivery Network (HNY ISDN) </w:t>
      </w:r>
    </w:p>
    <w:p w14:paraId="5D47F6C9" w14:textId="77777777" w:rsidR="008355B2" w:rsidRPr="008355B2" w:rsidRDefault="008355B2" w:rsidP="008355B2">
      <w:pPr>
        <w:pStyle w:val="ListParagraph"/>
        <w:numPr>
          <w:ilvl w:val="1"/>
          <w:numId w:val="18"/>
        </w:numPr>
        <w:spacing w:before="240"/>
        <w:rPr>
          <w:sz w:val="24"/>
          <w:szCs w:val="24"/>
        </w:rPr>
      </w:pPr>
      <w:r w:rsidRPr="008355B2">
        <w:rPr>
          <w:sz w:val="24"/>
          <w:szCs w:val="24"/>
        </w:rPr>
        <w:t>MT is provided at the Comprehensive Stroke Centre (CSC) located at Hull Royal Infirmary (HRI), Hull University Teaching Hospital NHS Trust (HUTH)</w:t>
      </w:r>
    </w:p>
    <w:p w14:paraId="2CD35D4E" w14:textId="4DCBBFCE" w:rsidR="008355B2" w:rsidRPr="008355B2" w:rsidRDefault="008355B2" w:rsidP="008355B2">
      <w:pPr>
        <w:pStyle w:val="ListParagraph"/>
        <w:numPr>
          <w:ilvl w:val="1"/>
          <w:numId w:val="18"/>
        </w:numPr>
        <w:spacing w:before="240"/>
        <w:rPr>
          <w:sz w:val="24"/>
          <w:szCs w:val="24"/>
        </w:rPr>
      </w:pPr>
      <w:r w:rsidRPr="008355B2">
        <w:rPr>
          <w:sz w:val="24"/>
          <w:szCs w:val="24"/>
        </w:rPr>
        <w:t>Hull will provide MT for patient</w:t>
      </w:r>
      <w:r w:rsidR="00A019AF">
        <w:rPr>
          <w:sz w:val="24"/>
          <w:szCs w:val="24"/>
        </w:rPr>
        <w:t>s</w:t>
      </w:r>
      <w:r w:rsidRPr="008355B2">
        <w:rPr>
          <w:sz w:val="24"/>
          <w:szCs w:val="24"/>
        </w:rPr>
        <w:t xml:space="preserve"> being admitted to the HASU</w:t>
      </w:r>
      <w:r w:rsidR="00DF70BF">
        <w:rPr>
          <w:sz w:val="24"/>
          <w:szCs w:val="24"/>
        </w:rPr>
        <w:t>’</w:t>
      </w:r>
      <w:r w:rsidRPr="008355B2">
        <w:rPr>
          <w:sz w:val="24"/>
          <w:szCs w:val="24"/>
        </w:rPr>
        <w:t>s at York (including those seen initially at Scarborough), North Lincolnshire at Scunthorpe and Hull.</w:t>
      </w:r>
    </w:p>
    <w:p w14:paraId="43AF3C79" w14:textId="77777777" w:rsidR="008355B2" w:rsidRPr="008355B2" w:rsidRDefault="008355B2" w:rsidP="008355B2">
      <w:pPr>
        <w:pStyle w:val="ListParagraph"/>
        <w:numPr>
          <w:ilvl w:val="0"/>
          <w:numId w:val="18"/>
        </w:numPr>
        <w:spacing w:before="240"/>
        <w:rPr>
          <w:sz w:val="24"/>
          <w:szCs w:val="24"/>
        </w:rPr>
      </w:pPr>
      <w:r w:rsidRPr="008355B2">
        <w:rPr>
          <w:sz w:val="24"/>
          <w:szCs w:val="24"/>
        </w:rPr>
        <w:t>South Yorkshire ISDN (SY ISDN)</w:t>
      </w:r>
    </w:p>
    <w:p w14:paraId="34AFBE35" w14:textId="77777777" w:rsidR="008355B2" w:rsidRPr="008355B2" w:rsidRDefault="008355B2" w:rsidP="008355B2">
      <w:pPr>
        <w:pStyle w:val="ListParagraph"/>
        <w:numPr>
          <w:ilvl w:val="1"/>
          <w:numId w:val="18"/>
        </w:numPr>
        <w:spacing w:before="240"/>
        <w:rPr>
          <w:sz w:val="24"/>
          <w:szCs w:val="24"/>
        </w:rPr>
      </w:pPr>
      <w:r w:rsidRPr="008355B2">
        <w:rPr>
          <w:sz w:val="24"/>
          <w:szCs w:val="24"/>
        </w:rPr>
        <w:t>MT is provided at the CSC located at the Royal Hallamshire Hospital (RHH), Sheffield Teaching Hospital NHS Foundation Trust (STH))</w:t>
      </w:r>
    </w:p>
    <w:p w14:paraId="5520BF55" w14:textId="0210C79D" w:rsidR="008355B2" w:rsidRPr="008355B2" w:rsidRDefault="008355B2" w:rsidP="008355B2">
      <w:pPr>
        <w:pStyle w:val="ListParagraph"/>
        <w:numPr>
          <w:ilvl w:val="1"/>
          <w:numId w:val="18"/>
        </w:numPr>
        <w:spacing w:before="240"/>
        <w:rPr>
          <w:sz w:val="24"/>
          <w:szCs w:val="24"/>
        </w:rPr>
      </w:pPr>
      <w:r w:rsidRPr="008355B2">
        <w:rPr>
          <w:sz w:val="24"/>
          <w:szCs w:val="24"/>
        </w:rPr>
        <w:t>Sheffield will provide MT for patients in all places within South Yorkshire and Bassetlaw (Doncaster, Barnsley, Bassetlaw, Sheffield, and Rotherham) via the HASU</w:t>
      </w:r>
      <w:r w:rsidR="00DF70BF">
        <w:rPr>
          <w:sz w:val="24"/>
          <w:szCs w:val="24"/>
        </w:rPr>
        <w:t>’</w:t>
      </w:r>
      <w:r w:rsidRPr="008355B2">
        <w:rPr>
          <w:sz w:val="24"/>
          <w:szCs w:val="24"/>
        </w:rPr>
        <w:t xml:space="preserve">s in Chesterfield, Sheffield, and Doncaster.  </w:t>
      </w:r>
    </w:p>
    <w:p w14:paraId="6459160A" w14:textId="77777777" w:rsidR="008355B2" w:rsidRPr="008355B2" w:rsidRDefault="008355B2" w:rsidP="008355B2">
      <w:pPr>
        <w:pStyle w:val="ListParagraph"/>
        <w:numPr>
          <w:ilvl w:val="0"/>
          <w:numId w:val="18"/>
        </w:numPr>
        <w:spacing w:before="240"/>
        <w:rPr>
          <w:sz w:val="24"/>
          <w:szCs w:val="24"/>
        </w:rPr>
      </w:pPr>
      <w:r w:rsidRPr="008355B2">
        <w:rPr>
          <w:sz w:val="24"/>
          <w:szCs w:val="24"/>
        </w:rPr>
        <w:t>West Yorkshire &amp; Harrogate</w:t>
      </w:r>
    </w:p>
    <w:p w14:paraId="48AF68A1" w14:textId="77777777" w:rsidR="008355B2" w:rsidRPr="00EA7347" w:rsidRDefault="008355B2" w:rsidP="00EA7347">
      <w:pPr>
        <w:pStyle w:val="ListParagraph"/>
        <w:numPr>
          <w:ilvl w:val="1"/>
          <w:numId w:val="18"/>
        </w:numPr>
        <w:spacing w:before="240"/>
        <w:rPr>
          <w:sz w:val="24"/>
          <w:szCs w:val="24"/>
        </w:rPr>
      </w:pPr>
      <w:r w:rsidRPr="008355B2">
        <w:rPr>
          <w:sz w:val="24"/>
          <w:szCs w:val="24"/>
        </w:rPr>
        <w:t xml:space="preserve">MT is provided at the CSC located at </w:t>
      </w:r>
      <w:r>
        <w:rPr>
          <w:sz w:val="24"/>
          <w:szCs w:val="24"/>
        </w:rPr>
        <w:t>Leeds General Infirma</w:t>
      </w:r>
      <w:r w:rsidR="00EA7347">
        <w:rPr>
          <w:sz w:val="24"/>
          <w:szCs w:val="24"/>
        </w:rPr>
        <w:t>ry (LGI)</w:t>
      </w:r>
      <w:r w:rsidRPr="00EA7347">
        <w:rPr>
          <w:sz w:val="24"/>
          <w:szCs w:val="24"/>
        </w:rPr>
        <w:t>, Leeds Teaching Hospital NHS Trust</w:t>
      </w:r>
    </w:p>
    <w:p w14:paraId="0C4DD104" w14:textId="16E76FEB" w:rsidR="008355B2" w:rsidRPr="008355B2" w:rsidRDefault="008355B2" w:rsidP="008355B2">
      <w:pPr>
        <w:pStyle w:val="ListParagraph"/>
        <w:numPr>
          <w:ilvl w:val="1"/>
          <w:numId w:val="18"/>
        </w:numPr>
        <w:spacing w:before="240"/>
        <w:rPr>
          <w:sz w:val="24"/>
          <w:szCs w:val="24"/>
        </w:rPr>
      </w:pPr>
      <w:r w:rsidRPr="008355B2">
        <w:rPr>
          <w:sz w:val="24"/>
          <w:szCs w:val="24"/>
        </w:rPr>
        <w:t>Leeds will provide MT for patients admitted to the HASU</w:t>
      </w:r>
      <w:r w:rsidR="00DF70BF">
        <w:rPr>
          <w:sz w:val="24"/>
          <w:szCs w:val="24"/>
        </w:rPr>
        <w:t>’</w:t>
      </w:r>
      <w:r w:rsidRPr="008355B2">
        <w:rPr>
          <w:sz w:val="24"/>
          <w:szCs w:val="24"/>
        </w:rPr>
        <w:t xml:space="preserve">s in Mid Yorkshire (including SY residents from north Barnsley), Calderdale &amp; Huddersfield, Bradford, and Leeds. </w:t>
      </w:r>
    </w:p>
    <w:p w14:paraId="205848D8" w14:textId="09734B5D" w:rsidR="009C4A2D" w:rsidRDefault="009C4A2D" w:rsidP="009C4A2D">
      <w:pPr>
        <w:spacing w:before="240"/>
        <w:rPr>
          <w:sz w:val="24"/>
          <w:szCs w:val="24"/>
        </w:rPr>
      </w:pPr>
      <w:r w:rsidRPr="009C4A2D">
        <w:rPr>
          <w:sz w:val="24"/>
          <w:szCs w:val="24"/>
        </w:rPr>
        <w:t xml:space="preserve">Whilst the intention of this SOP is to have a standardised operating procedure and pathway across Y &amp; </w:t>
      </w:r>
      <w:proofErr w:type="gramStart"/>
      <w:r w:rsidRPr="009C4A2D">
        <w:rPr>
          <w:sz w:val="24"/>
          <w:szCs w:val="24"/>
        </w:rPr>
        <w:t>H</w:t>
      </w:r>
      <w:proofErr w:type="gramEnd"/>
      <w:r w:rsidRPr="009C4A2D">
        <w:rPr>
          <w:sz w:val="24"/>
          <w:szCs w:val="24"/>
        </w:rPr>
        <w:t xml:space="preserve"> we recognise that in each of the MT centres there will be some local variation and these are highlighted in this document with Leeds in red, Sheffield in blue and Hull in green.</w:t>
      </w:r>
    </w:p>
    <w:p w14:paraId="75EF3765" w14:textId="689D904E" w:rsidR="008355B2" w:rsidRDefault="00530C4F" w:rsidP="009F62C3">
      <w:pPr>
        <w:spacing w:before="240"/>
        <w:jc w:val="both"/>
        <w:rPr>
          <w:sz w:val="24"/>
          <w:szCs w:val="24"/>
        </w:rPr>
      </w:pPr>
      <w:r>
        <w:rPr>
          <w:sz w:val="24"/>
          <w:szCs w:val="24"/>
        </w:rPr>
        <w:t xml:space="preserve">Clinicians admitting a patient with a presentation out with that proposed in this SOP who might benefit from MT should be discussed directly with the receiving radiology team prior to transfer to the CSC.  </w:t>
      </w:r>
    </w:p>
    <w:p w14:paraId="3371C682" w14:textId="663E6AC3" w:rsidR="00007756" w:rsidRDefault="008355B2">
      <w:r w:rsidRPr="008355B2">
        <w:rPr>
          <w:sz w:val="24"/>
          <w:szCs w:val="24"/>
        </w:rPr>
        <w:t>If a MT centre cannot provide MT a formal divert should be requested and the mutual aid agreement followed</w:t>
      </w:r>
      <w:r w:rsidR="00394018">
        <w:rPr>
          <w:sz w:val="24"/>
          <w:szCs w:val="24"/>
        </w:rPr>
        <w:t xml:space="preserve"> (p13)</w:t>
      </w:r>
      <w:r w:rsidR="00007756">
        <w:br w:type="page"/>
      </w:r>
    </w:p>
    <w:tbl>
      <w:tblPr>
        <w:tblW w:w="10490" w:type="dxa"/>
        <w:tblLook w:val="04A0" w:firstRow="1" w:lastRow="0" w:firstColumn="1" w:lastColumn="0" w:noHBand="0" w:noVBand="1"/>
      </w:tblPr>
      <w:tblGrid>
        <w:gridCol w:w="10490"/>
      </w:tblGrid>
      <w:tr w:rsidR="00100E2B" w:rsidRPr="0091481D" w14:paraId="22FD7C3E" w14:textId="77777777" w:rsidTr="00964315">
        <w:trPr>
          <w:trHeight w:val="300"/>
        </w:trPr>
        <w:tc>
          <w:tcPr>
            <w:tcW w:w="10490" w:type="dxa"/>
            <w:tcBorders>
              <w:top w:val="nil"/>
              <w:left w:val="nil"/>
              <w:bottom w:val="nil"/>
              <w:right w:val="nil"/>
            </w:tcBorders>
            <w:noWrap/>
            <w:hideMark/>
          </w:tcPr>
          <w:p w14:paraId="5F8FD91D" w14:textId="77777777" w:rsidR="0058770E" w:rsidRDefault="000662D0" w:rsidP="000662D0">
            <w:pPr>
              <w:spacing w:line="240" w:lineRule="auto"/>
              <w:jc w:val="center"/>
              <w:rPr>
                <w:rFonts w:ascii="Calibri" w:eastAsia="Times New Roman" w:hAnsi="Calibri" w:cs="Calibri"/>
                <w:b/>
                <w:bCs/>
                <w:color w:val="000000"/>
                <w:lang w:eastAsia="en-GB"/>
              </w:rPr>
            </w:pPr>
            <w:r w:rsidRPr="0091481D">
              <w:rPr>
                <w:rFonts w:ascii="Calibri" w:eastAsia="Times New Roman" w:hAnsi="Calibri" w:cs="Calibri"/>
                <w:b/>
                <w:bCs/>
                <w:color w:val="000000"/>
                <w:lang w:eastAsia="en-GB"/>
              </w:rPr>
              <w:lastRenderedPageBreak/>
              <w:t>REFERRAL CRITERIA</w:t>
            </w:r>
          </w:p>
          <w:p w14:paraId="2C891BD5" w14:textId="77777777" w:rsidR="00100E2B" w:rsidRPr="0091481D" w:rsidRDefault="0058770E" w:rsidP="0058770E">
            <w:pPr>
              <w:spacing w:line="240" w:lineRule="auto"/>
              <w:rPr>
                <w:rFonts w:ascii="Calibri" w:eastAsia="Times New Roman" w:hAnsi="Calibri" w:cs="Calibri"/>
                <w:b/>
                <w:bCs/>
                <w:color w:val="000000"/>
                <w:lang w:eastAsia="en-GB"/>
              </w:rPr>
            </w:pPr>
            <w:r w:rsidRPr="005E55A1">
              <w:rPr>
                <w:rFonts w:ascii="Calibri" w:eastAsia="Times New Roman" w:hAnsi="Calibri" w:cs="Calibri"/>
                <w:b/>
                <w:bCs/>
                <w:lang w:eastAsia="en-GB"/>
              </w:rPr>
              <w:t xml:space="preserve">Category A: </w:t>
            </w:r>
            <w:r w:rsidR="0070422C" w:rsidRPr="005E55A1">
              <w:rPr>
                <w:rFonts w:ascii="Calibri" w:eastAsia="Times New Roman" w:hAnsi="Calibri" w:cs="Calibri"/>
                <w:b/>
                <w:bCs/>
                <w:lang w:eastAsia="en-GB"/>
              </w:rPr>
              <w:t xml:space="preserve"> </w:t>
            </w:r>
            <w:r w:rsidR="0070422C">
              <w:rPr>
                <w:rFonts w:ascii="Calibri" w:eastAsia="Times New Roman" w:hAnsi="Calibri" w:cs="Calibri"/>
                <w:b/>
                <w:bCs/>
                <w:color w:val="000000"/>
                <w:lang w:eastAsia="en-GB"/>
              </w:rPr>
              <w:t xml:space="preserve">&lt; 6hrs AFTER </w:t>
            </w:r>
            <w:r w:rsidR="00E66A54">
              <w:rPr>
                <w:rFonts w:ascii="Calibri" w:eastAsia="Times New Roman" w:hAnsi="Calibri" w:cs="Calibri"/>
                <w:b/>
                <w:bCs/>
                <w:color w:val="000000"/>
                <w:lang w:eastAsia="en-GB"/>
              </w:rPr>
              <w:t xml:space="preserve">STROKE </w:t>
            </w:r>
            <w:r w:rsidR="0070422C">
              <w:rPr>
                <w:rFonts w:ascii="Calibri" w:eastAsia="Times New Roman" w:hAnsi="Calibri" w:cs="Calibri"/>
                <w:b/>
                <w:bCs/>
                <w:color w:val="000000"/>
                <w:lang w:eastAsia="en-GB"/>
              </w:rPr>
              <w:t>ONSET</w:t>
            </w:r>
          </w:p>
        </w:tc>
      </w:tr>
      <w:tr w:rsidR="00100E2B" w:rsidRPr="0091481D" w14:paraId="5F7A14AD" w14:textId="77777777" w:rsidTr="00964315">
        <w:trPr>
          <w:trHeight w:val="80"/>
        </w:trPr>
        <w:tc>
          <w:tcPr>
            <w:tcW w:w="10490" w:type="dxa"/>
            <w:tcBorders>
              <w:top w:val="nil"/>
              <w:left w:val="nil"/>
              <w:bottom w:val="nil"/>
              <w:right w:val="nil"/>
            </w:tcBorders>
            <w:vAlign w:val="center"/>
            <w:hideMark/>
          </w:tcPr>
          <w:p w14:paraId="71942366" w14:textId="03673EF0" w:rsidR="005E55A1" w:rsidRDefault="00100E2B">
            <w:pPr>
              <w:pStyle w:val="ListParagraph"/>
              <w:numPr>
                <w:ilvl w:val="0"/>
                <w:numId w:val="1"/>
              </w:numPr>
              <w:spacing w:line="240" w:lineRule="auto"/>
              <w:ind w:left="318" w:hanging="284"/>
              <w:rPr>
                <w:rFonts w:ascii="Calibri" w:eastAsia="Times New Roman" w:hAnsi="Calibri" w:cs="Calibri"/>
                <w:color w:val="000000"/>
                <w:lang w:eastAsia="en-GB"/>
              </w:rPr>
            </w:pPr>
            <w:r w:rsidRPr="0091481D">
              <w:rPr>
                <w:rFonts w:ascii="Calibri" w:eastAsia="Times New Roman" w:hAnsi="Calibri" w:cs="Calibri"/>
                <w:color w:val="000000"/>
                <w:lang w:eastAsia="en-GB"/>
              </w:rPr>
              <w:t xml:space="preserve">Referral for </w:t>
            </w:r>
            <w:r w:rsidR="00DD45F6" w:rsidRPr="0091481D">
              <w:rPr>
                <w:rFonts w:ascii="Calibri" w:eastAsia="Times New Roman" w:hAnsi="Calibri" w:cs="Calibri"/>
                <w:color w:val="000000"/>
                <w:lang w:eastAsia="en-GB"/>
              </w:rPr>
              <w:t>MT</w:t>
            </w:r>
            <w:r w:rsidR="00167DD1">
              <w:rPr>
                <w:rFonts w:ascii="Calibri" w:eastAsia="Times New Roman" w:hAnsi="Calibri" w:cs="Calibri"/>
                <w:color w:val="000000"/>
                <w:lang w:eastAsia="en-GB"/>
              </w:rPr>
              <w:t xml:space="preserve"> </w:t>
            </w:r>
            <w:r w:rsidR="00DD45F6" w:rsidRPr="0091481D">
              <w:rPr>
                <w:rFonts w:ascii="Calibri" w:eastAsia="Times New Roman" w:hAnsi="Calibri" w:cs="Calibri"/>
                <w:color w:val="000000"/>
                <w:lang w:eastAsia="en-GB"/>
              </w:rPr>
              <w:t>will be accepted</w:t>
            </w:r>
            <w:r w:rsidR="005E55A1">
              <w:rPr>
                <w:rFonts w:ascii="Calibri" w:eastAsia="Times New Roman" w:hAnsi="Calibri" w:cs="Calibri"/>
                <w:color w:val="000000"/>
                <w:lang w:eastAsia="en-GB"/>
              </w:rPr>
              <w:t xml:space="preserve"> Monday to </w:t>
            </w:r>
            <w:r w:rsidR="00DF70BF">
              <w:rPr>
                <w:rFonts w:ascii="Calibri" w:eastAsia="Times New Roman" w:hAnsi="Calibri" w:cs="Calibri"/>
                <w:color w:val="000000"/>
                <w:lang w:eastAsia="en-GB"/>
              </w:rPr>
              <w:t>Sunday</w:t>
            </w:r>
            <w:r w:rsidR="005E55A1">
              <w:rPr>
                <w:rFonts w:ascii="Calibri" w:eastAsia="Times New Roman" w:hAnsi="Calibri" w:cs="Calibri"/>
                <w:color w:val="000000"/>
                <w:lang w:eastAsia="en-GB"/>
              </w:rPr>
              <w:t xml:space="preserve"> as follows:</w:t>
            </w:r>
          </w:p>
          <w:p w14:paraId="4BB09FE2" w14:textId="7CE58324" w:rsidR="005E55A1" w:rsidRPr="00186381" w:rsidRDefault="00DF70BF" w:rsidP="00186381">
            <w:pPr>
              <w:pStyle w:val="ListParagraph"/>
              <w:spacing w:line="240" w:lineRule="auto"/>
              <w:ind w:left="1440"/>
              <w:rPr>
                <w:rFonts w:ascii="Calibri" w:eastAsia="Times New Roman" w:hAnsi="Calibri" w:cs="Calibri"/>
                <w:color w:val="000000"/>
                <w:lang w:eastAsia="en-GB"/>
              </w:rPr>
            </w:pPr>
            <w:r>
              <w:rPr>
                <w:rFonts w:ascii="Calibri" w:eastAsia="Times New Roman" w:hAnsi="Calibri" w:cs="Calibri"/>
                <w:color w:val="000000"/>
                <w:lang w:eastAsia="en-GB"/>
              </w:rPr>
              <w:t xml:space="preserve">Leeds, </w:t>
            </w:r>
            <w:r w:rsidR="005E55A1" w:rsidRPr="00394018">
              <w:rPr>
                <w:rFonts w:ascii="Calibri" w:eastAsia="Times New Roman" w:hAnsi="Calibri" w:cs="Calibri"/>
                <w:color w:val="000000"/>
                <w:lang w:eastAsia="en-GB"/>
              </w:rPr>
              <w:t xml:space="preserve">Sheffield </w:t>
            </w:r>
            <w:r w:rsidR="00186381" w:rsidRPr="00394018">
              <w:rPr>
                <w:rFonts w:ascii="Calibri" w:eastAsia="Times New Roman" w:hAnsi="Calibri" w:cs="Calibri"/>
                <w:color w:val="000000"/>
                <w:lang w:eastAsia="en-GB"/>
              </w:rPr>
              <w:t xml:space="preserve">&amp; Hull </w:t>
            </w:r>
            <w:r w:rsidR="00100E2B" w:rsidRPr="00394018">
              <w:rPr>
                <w:rFonts w:ascii="Calibri" w:eastAsia="Times New Roman" w:hAnsi="Calibri" w:cs="Calibri"/>
                <w:color w:val="000000"/>
                <w:lang w:eastAsia="en-GB"/>
              </w:rPr>
              <w:t xml:space="preserve">08:00 and </w:t>
            </w:r>
            <w:r w:rsidR="00C873D4" w:rsidRPr="00394018">
              <w:rPr>
                <w:rFonts w:ascii="Calibri" w:eastAsia="Times New Roman" w:hAnsi="Calibri" w:cs="Calibri"/>
                <w:color w:val="000000"/>
                <w:lang w:eastAsia="en-GB"/>
              </w:rPr>
              <w:t>1</w:t>
            </w:r>
            <w:r w:rsidR="00186381" w:rsidRPr="00394018">
              <w:rPr>
                <w:rFonts w:ascii="Calibri" w:eastAsia="Times New Roman" w:hAnsi="Calibri" w:cs="Calibri"/>
                <w:color w:val="000000"/>
                <w:lang w:eastAsia="en-GB"/>
              </w:rPr>
              <w:t>8</w:t>
            </w:r>
            <w:r>
              <w:rPr>
                <w:rFonts w:ascii="Calibri" w:eastAsia="Times New Roman" w:hAnsi="Calibri" w:cs="Calibri"/>
                <w:color w:val="000000"/>
                <w:lang w:eastAsia="en-GB"/>
              </w:rPr>
              <w:t>:</w:t>
            </w:r>
            <w:r w:rsidR="00A019AF" w:rsidRPr="00394018">
              <w:rPr>
                <w:rFonts w:ascii="Calibri" w:eastAsia="Times New Roman" w:hAnsi="Calibri" w:cs="Calibri"/>
                <w:color w:val="000000"/>
                <w:lang w:eastAsia="en-GB"/>
              </w:rPr>
              <w:t>00</w:t>
            </w:r>
            <w:r w:rsidR="00186381" w:rsidRPr="00394018">
              <w:rPr>
                <w:rFonts w:ascii="Calibri" w:eastAsia="Times New Roman" w:hAnsi="Calibri" w:cs="Calibri"/>
                <w:color w:val="000000"/>
                <w:lang w:eastAsia="en-GB"/>
              </w:rPr>
              <w:t xml:space="preserve"> </w:t>
            </w:r>
            <w:r w:rsidR="00003134" w:rsidRPr="00394018">
              <w:rPr>
                <w:rFonts w:ascii="Calibri" w:eastAsia="Times New Roman" w:hAnsi="Calibri" w:cs="Calibri"/>
                <w:color w:val="000000"/>
                <w:lang w:eastAsia="en-GB"/>
              </w:rPr>
              <w:t>hr</w:t>
            </w:r>
            <w:r w:rsidR="00186381" w:rsidRPr="00394018">
              <w:rPr>
                <w:rFonts w:ascii="Calibri" w:eastAsia="Times New Roman" w:hAnsi="Calibri" w:cs="Calibri"/>
                <w:color w:val="000000"/>
                <w:lang w:eastAsia="en-GB"/>
              </w:rPr>
              <w:t>s</w:t>
            </w:r>
          </w:p>
          <w:p w14:paraId="51F28235" w14:textId="0BE4E97A" w:rsidR="00100E2B" w:rsidRPr="0091481D" w:rsidRDefault="00100E2B" w:rsidP="00186381">
            <w:pPr>
              <w:pStyle w:val="ListParagraph"/>
              <w:spacing w:line="240" w:lineRule="auto"/>
              <w:ind w:left="1440"/>
              <w:rPr>
                <w:rFonts w:ascii="Calibri" w:eastAsia="Times New Roman" w:hAnsi="Calibri" w:cs="Calibri"/>
                <w:color w:val="000000"/>
                <w:lang w:eastAsia="en-GB"/>
              </w:rPr>
            </w:pPr>
          </w:p>
        </w:tc>
      </w:tr>
      <w:tr w:rsidR="00100E2B" w:rsidRPr="0091481D" w14:paraId="40834DFA" w14:textId="77777777" w:rsidTr="00964315">
        <w:trPr>
          <w:trHeight w:val="300"/>
        </w:trPr>
        <w:tc>
          <w:tcPr>
            <w:tcW w:w="10490" w:type="dxa"/>
            <w:tcBorders>
              <w:top w:val="nil"/>
              <w:left w:val="nil"/>
              <w:bottom w:val="nil"/>
              <w:right w:val="nil"/>
            </w:tcBorders>
            <w:noWrap/>
            <w:vAlign w:val="center"/>
            <w:hideMark/>
          </w:tcPr>
          <w:p w14:paraId="6978207D" w14:textId="77777777" w:rsidR="00100E2B" w:rsidRPr="0091481D" w:rsidRDefault="00100E2B" w:rsidP="00690C0A">
            <w:pPr>
              <w:spacing w:line="240" w:lineRule="auto"/>
              <w:rPr>
                <w:rFonts w:ascii="Calibri" w:eastAsia="Times New Roman" w:hAnsi="Calibri" w:cs="Calibri"/>
                <w:b/>
                <w:bCs/>
                <w:color w:val="000000"/>
                <w:lang w:eastAsia="en-GB"/>
              </w:rPr>
            </w:pPr>
            <w:r w:rsidRPr="0091481D">
              <w:rPr>
                <w:rFonts w:ascii="Calibri" w:eastAsia="Times New Roman" w:hAnsi="Calibri" w:cs="Calibri"/>
                <w:b/>
                <w:bCs/>
                <w:color w:val="000000"/>
                <w:lang w:eastAsia="en-GB"/>
              </w:rPr>
              <w:t xml:space="preserve">AND </w:t>
            </w:r>
            <w:r w:rsidRPr="0091481D">
              <w:rPr>
                <w:rFonts w:ascii="Calibri" w:eastAsia="Times New Roman" w:hAnsi="Calibri" w:cs="Calibri"/>
                <w:color w:val="000000"/>
                <w:lang w:eastAsia="en-GB"/>
              </w:rPr>
              <w:t>either:</w:t>
            </w:r>
          </w:p>
        </w:tc>
      </w:tr>
      <w:tr w:rsidR="00100E2B" w:rsidRPr="0091481D" w14:paraId="7CAE1C0A" w14:textId="77777777" w:rsidTr="00964315">
        <w:trPr>
          <w:trHeight w:val="151"/>
        </w:trPr>
        <w:tc>
          <w:tcPr>
            <w:tcW w:w="10490" w:type="dxa"/>
            <w:tcBorders>
              <w:top w:val="nil"/>
              <w:left w:val="nil"/>
              <w:bottom w:val="nil"/>
              <w:right w:val="nil"/>
            </w:tcBorders>
            <w:noWrap/>
            <w:vAlign w:val="center"/>
            <w:hideMark/>
          </w:tcPr>
          <w:p w14:paraId="08533F3F" w14:textId="77777777" w:rsidR="00100E2B" w:rsidRPr="0091481D" w:rsidRDefault="00100E2B">
            <w:pPr>
              <w:pStyle w:val="ListParagraph"/>
              <w:numPr>
                <w:ilvl w:val="1"/>
                <w:numId w:val="1"/>
              </w:numPr>
              <w:spacing w:line="240" w:lineRule="auto"/>
              <w:ind w:left="318" w:firstLine="0"/>
              <w:rPr>
                <w:rFonts w:ascii="Calibri" w:eastAsia="Times New Roman" w:hAnsi="Calibri" w:cs="Calibri"/>
                <w:color w:val="000000"/>
                <w:lang w:eastAsia="en-GB"/>
              </w:rPr>
            </w:pPr>
            <w:r w:rsidRPr="0091481D">
              <w:rPr>
                <w:rFonts w:ascii="Calibri" w:eastAsia="Times New Roman" w:hAnsi="Calibri" w:cs="Calibri"/>
                <w:color w:val="000000"/>
                <w:lang w:eastAsia="en-GB"/>
              </w:rPr>
              <w:t>Where there has been an inadequate response to intravenous thrombolysis by the time of groin puncture</w:t>
            </w:r>
          </w:p>
        </w:tc>
      </w:tr>
      <w:tr w:rsidR="00100E2B" w:rsidRPr="0091481D" w14:paraId="693527DD" w14:textId="77777777" w:rsidTr="00964315">
        <w:trPr>
          <w:trHeight w:val="300"/>
        </w:trPr>
        <w:tc>
          <w:tcPr>
            <w:tcW w:w="10490" w:type="dxa"/>
            <w:tcBorders>
              <w:top w:val="nil"/>
              <w:left w:val="nil"/>
              <w:bottom w:val="nil"/>
              <w:right w:val="nil"/>
            </w:tcBorders>
            <w:noWrap/>
            <w:vAlign w:val="center"/>
            <w:hideMark/>
          </w:tcPr>
          <w:p w14:paraId="3E76A8C3" w14:textId="77777777" w:rsidR="00100E2B" w:rsidRPr="0091481D" w:rsidRDefault="00100E2B" w:rsidP="00690C0A">
            <w:pPr>
              <w:spacing w:line="240" w:lineRule="auto"/>
              <w:rPr>
                <w:rFonts w:ascii="Calibri" w:eastAsia="Times New Roman" w:hAnsi="Calibri" w:cs="Calibri"/>
                <w:b/>
                <w:bCs/>
                <w:color w:val="000000"/>
                <w:lang w:eastAsia="en-GB"/>
              </w:rPr>
            </w:pPr>
            <w:r w:rsidRPr="0091481D">
              <w:rPr>
                <w:rFonts w:ascii="Calibri" w:eastAsia="Times New Roman" w:hAnsi="Calibri" w:cs="Calibri"/>
                <w:b/>
                <w:bCs/>
                <w:color w:val="000000"/>
                <w:lang w:eastAsia="en-GB"/>
              </w:rPr>
              <w:t>OR</w:t>
            </w:r>
          </w:p>
        </w:tc>
      </w:tr>
      <w:tr w:rsidR="00100E2B" w:rsidRPr="0091481D" w14:paraId="4373C23F" w14:textId="77777777" w:rsidTr="00964315">
        <w:trPr>
          <w:trHeight w:val="363"/>
        </w:trPr>
        <w:tc>
          <w:tcPr>
            <w:tcW w:w="10490" w:type="dxa"/>
            <w:tcBorders>
              <w:top w:val="nil"/>
              <w:left w:val="nil"/>
              <w:bottom w:val="nil"/>
              <w:right w:val="nil"/>
            </w:tcBorders>
            <w:noWrap/>
            <w:vAlign w:val="center"/>
            <w:hideMark/>
          </w:tcPr>
          <w:p w14:paraId="3747401F" w14:textId="77777777" w:rsidR="00100E2B" w:rsidRPr="0091481D" w:rsidRDefault="0070422C">
            <w:pPr>
              <w:pStyle w:val="ListParagraph"/>
              <w:numPr>
                <w:ilvl w:val="1"/>
                <w:numId w:val="1"/>
              </w:numPr>
              <w:spacing w:line="240" w:lineRule="auto"/>
              <w:ind w:left="318" w:firstLine="0"/>
              <w:rPr>
                <w:rFonts w:ascii="Calibri" w:eastAsia="Times New Roman" w:hAnsi="Calibri" w:cs="Calibri"/>
                <w:color w:val="000000"/>
                <w:lang w:eastAsia="en-GB"/>
              </w:rPr>
            </w:pPr>
            <w:r>
              <w:rPr>
                <w:rFonts w:ascii="Calibri" w:eastAsia="Times New Roman" w:hAnsi="Calibri" w:cs="Calibri"/>
                <w:color w:val="000000"/>
                <w:lang w:eastAsia="en-GB"/>
              </w:rPr>
              <w:t>In</w:t>
            </w:r>
            <w:r w:rsidR="00100E2B" w:rsidRPr="0091481D">
              <w:rPr>
                <w:rFonts w:ascii="Calibri" w:eastAsia="Times New Roman" w:hAnsi="Calibri" w:cs="Calibri"/>
                <w:color w:val="000000"/>
                <w:lang w:eastAsia="en-GB"/>
              </w:rPr>
              <w:t xml:space="preserve"> patients who are unable to receive intravenous thrombolysis </w:t>
            </w:r>
          </w:p>
        </w:tc>
      </w:tr>
      <w:tr w:rsidR="00100E2B" w:rsidRPr="00D928D2" w14:paraId="6DBF29B1" w14:textId="77777777" w:rsidTr="00964315">
        <w:trPr>
          <w:trHeight w:val="300"/>
        </w:trPr>
        <w:tc>
          <w:tcPr>
            <w:tcW w:w="10490" w:type="dxa"/>
            <w:tcBorders>
              <w:top w:val="nil"/>
              <w:left w:val="nil"/>
              <w:bottom w:val="nil"/>
              <w:right w:val="nil"/>
            </w:tcBorders>
            <w:noWrap/>
            <w:vAlign w:val="center"/>
            <w:hideMark/>
          </w:tcPr>
          <w:p w14:paraId="4AEFD4AF" w14:textId="77777777" w:rsidR="00100E2B" w:rsidRPr="00D928D2" w:rsidRDefault="00100E2B" w:rsidP="00690C0A">
            <w:pPr>
              <w:spacing w:line="240" w:lineRule="auto"/>
              <w:rPr>
                <w:rFonts w:ascii="Calibri" w:eastAsia="Times New Roman" w:hAnsi="Calibri" w:cs="Calibri"/>
                <w:b/>
                <w:bCs/>
                <w:color w:val="000000"/>
                <w:lang w:eastAsia="en-GB"/>
              </w:rPr>
            </w:pPr>
            <w:r w:rsidRPr="00D928D2">
              <w:rPr>
                <w:rFonts w:ascii="Calibri" w:eastAsia="Times New Roman" w:hAnsi="Calibri" w:cs="Calibri"/>
                <w:b/>
                <w:bCs/>
                <w:color w:val="000000"/>
                <w:lang w:eastAsia="en-GB"/>
              </w:rPr>
              <w:t>AND</w:t>
            </w:r>
          </w:p>
        </w:tc>
      </w:tr>
      <w:tr w:rsidR="00100E2B" w:rsidRPr="00D928D2" w14:paraId="3A5A1E93" w14:textId="77777777" w:rsidTr="00964315">
        <w:trPr>
          <w:trHeight w:val="461"/>
        </w:trPr>
        <w:tc>
          <w:tcPr>
            <w:tcW w:w="10490" w:type="dxa"/>
            <w:tcBorders>
              <w:top w:val="nil"/>
              <w:left w:val="nil"/>
              <w:bottom w:val="nil"/>
              <w:right w:val="nil"/>
            </w:tcBorders>
            <w:noWrap/>
            <w:vAlign w:val="center"/>
            <w:hideMark/>
          </w:tcPr>
          <w:p w14:paraId="59AF6F9F" w14:textId="59578BBE" w:rsidR="0086568C" w:rsidRPr="00167DD1" w:rsidRDefault="0086568C" w:rsidP="00167DD1">
            <w:pPr>
              <w:pStyle w:val="ListParagraph"/>
              <w:numPr>
                <w:ilvl w:val="0"/>
                <w:numId w:val="1"/>
              </w:numPr>
              <w:spacing w:line="240" w:lineRule="auto"/>
              <w:ind w:left="318" w:hanging="284"/>
              <w:rPr>
                <w:rFonts w:ascii="Calibri" w:eastAsia="Times New Roman" w:hAnsi="Calibri" w:cs="Calibri"/>
                <w:color w:val="000000"/>
                <w:lang w:eastAsia="en-GB"/>
              </w:rPr>
            </w:pPr>
            <w:r w:rsidRPr="00167DD1">
              <w:rPr>
                <w:rFonts w:ascii="Calibri" w:eastAsia="Times New Roman" w:hAnsi="Calibri" w:cs="Calibri"/>
                <w:color w:val="000000"/>
                <w:lang w:eastAsia="en-GB"/>
              </w:rPr>
              <w:t xml:space="preserve">In those </w:t>
            </w:r>
            <w:r w:rsidR="00A72CB5">
              <w:rPr>
                <w:rFonts w:ascii="Calibri" w:eastAsia="Times New Roman" w:hAnsi="Calibri" w:cs="Calibri"/>
                <w:color w:val="000000"/>
                <w:lang w:eastAsia="en-GB"/>
              </w:rPr>
              <w:t xml:space="preserve">in whom MT can be started within </w:t>
            </w:r>
            <w:r w:rsidRPr="00167DD1">
              <w:rPr>
                <w:rFonts w:ascii="Calibri" w:eastAsia="Times New Roman" w:hAnsi="Calibri" w:cs="Calibri"/>
                <w:color w:val="000000"/>
                <w:lang w:eastAsia="en-GB"/>
              </w:rPr>
              <w:t xml:space="preserve">6 hours from known time of stroke onset in whom there is </w:t>
            </w:r>
            <w:r w:rsidR="00100E2B" w:rsidRPr="00167DD1">
              <w:rPr>
                <w:rFonts w:ascii="Calibri" w:eastAsia="Times New Roman" w:hAnsi="Calibri" w:cs="Calibri"/>
                <w:color w:val="000000"/>
                <w:lang w:eastAsia="en-GB"/>
              </w:rPr>
              <w:t xml:space="preserve">a </w:t>
            </w:r>
            <w:r w:rsidR="003863BE" w:rsidRPr="00167DD1">
              <w:rPr>
                <w:rFonts w:ascii="Calibri" w:eastAsia="Times New Roman" w:hAnsi="Calibri" w:cs="Calibri"/>
                <w:color w:val="000000"/>
                <w:lang w:eastAsia="en-GB"/>
              </w:rPr>
              <w:t xml:space="preserve">demonstrable </w:t>
            </w:r>
            <w:r w:rsidR="00100E2B" w:rsidRPr="00167DD1">
              <w:rPr>
                <w:rFonts w:ascii="Calibri" w:eastAsia="Times New Roman" w:hAnsi="Calibri" w:cs="Calibri"/>
                <w:color w:val="000000"/>
                <w:lang w:eastAsia="en-GB"/>
              </w:rPr>
              <w:t>proximal occlusion (int</w:t>
            </w:r>
            <w:r w:rsidR="00DF70BF">
              <w:rPr>
                <w:rFonts w:ascii="Calibri" w:eastAsia="Times New Roman" w:hAnsi="Calibri" w:cs="Calibri"/>
                <w:color w:val="000000"/>
                <w:lang w:eastAsia="en-GB"/>
              </w:rPr>
              <w:t>ernal</w:t>
            </w:r>
            <w:r w:rsidR="00100E2B" w:rsidRPr="00167DD1">
              <w:rPr>
                <w:rFonts w:ascii="Calibri" w:eastAsia="Times New Roman" w:hAnsi="Calibri" w:cs="Calibri"/>
                <w:color w:val="000000"/>
                <w:lang w:eastAsia="en-GB"/>
              </w:rPr>
              <w:t xml:space="preserve"> carotid</w:t>
            </w:r>
            <w:r w:rsidR="00DF70BF">
              <w:rPr>
                <w:rFonts w:ascii="Calibri" w:eastAsia="Times New Roman" w:hAnsi="Calibri" w:cs="Calibri"/>
                <w:color w:val="000000"/>
                <w:lang w:eastAsia="en-GB"/>
              </w:rPr>
              <w:t xml:space="preserve">, </w:t>
            </w:r>
            <w:r w:rsidR="00100E2B" w:rsidRPr="00167DD1">
              <w:rPr>
                <w:rFonts w:ascii="Calibri" w:eastAsia="Times New Roman" w:hAnsi="Calibri" w:cs="Calibri"/>
                <w:color w:val="000000"/>
                <w:lang w:eastAsia="en-GB"/>
              </w:rPr>
              <w:t>M1 or proximal M2 segments of middle cerebral artery) in the anterior cerebral circulation</w:t>
            </w:r>
            <w:r w:rsidR="003863BE" w:rsidRPr="00167DD1">
              <w:rPr>
                <w:rFonts w:ascii="Calibri" w:eastAsia="Times New Roman" w:hAnsi="Calibri" w:cs="Calibri"/>
                <w:color w:val="000000"/>
                <w:lang w:eastAsia="en-GB"/>
              </w:rPr>
              <w:t>.</w:t>
            </w:r>
          </w:p>
        </w:tc>
      </w:tr>
      <w:tr w:rsidR="00100E2B" w:rsidRPr="00D928D2" w14:paraId="5BDC2C0D" w14:textId="77777777" w:rsidTr="00964315">
        <w:trPr>
          <w:trHeight w:val="300"/>
        </w:trPr>
        <w:tc>
          <w:tcPr>
            <w:tcW w:w="10490" w:type="dxa"/>
            <w:tcBorders>
              <w:top w:val="nil"/>
              <w:left w:val="nil"/>
              <w:bottom w:val="nil"/>
              <w:right w:val="nil"/>
            </w:tcBorders>
            <w:noWrap/>
            <w:vAlign w:val="center"/>
            <w:hideMark/>
          </w:tcPr>
          <w:p w14:paraId="2E53B1E3" w14:textId="77777777" w:rsidR="00100E2B" w:rsidRPr="00D928D2" w:rsidRDefault="00100E2B" w:rsidP="00690C0A">
            <w:pPr>
              <w:spacing w:line="240" w:lineRule="auto"/>
              <w:rPr>
                <w:rFonts w:ascii="Calibri" w:eastAsia="Times New Roman" w:hAnsi="Calibri" w:cs="Calibri"/>
                <w:b/>
                <w:bCs/>
                <w:color w:val="000000"/>
                <w:lang w:eastAsia="en-GB"/>
              </w:rPr>
            </w:pPr>
            <w:r w:rsidRPr="00D928D2">
              <w:rPr>
                <w:rFonts w:ascii="Calibri" w:eastAsia="Times New Roman" w:hAnsi="Calibri" w:cs="Calibri"/>
                <w:b/>
                <w:bCs/>
                <w:color w:val="000000"/>
                <w:lang w:eastAsia="en-GB"/>
              </w:rPr>
              <w:t>AND</w:t>
            </w:r>
          </w:p>
        </w:tc>
      </w:tr>
      <w:tr w:rsidR="00100E2B" w:rsidRPr="00D928D2" w14:paraId="259D4606" w14:textId="77777777" w:rsidTr="00964315">
        <w:trPr>
          <w:trHeight w:val="109"/>
        </w:trPr>
        <w:tc>
          <w:tcPr>
            <w:tcW w:w="10490" w:type="dxa"/>
            <w:tcBorders>
              <w:top w:val="nil"/>
              <w:left w:val="nil"/>
              <w:bottom w:val="nil"/>
              <w:right w:val="nil"/>
            </w:tcBorders>
            <w:noWrap/>
            <w:vAlign w:val="center"/>
            <w:hideMark/>
          </w:tcPr>
          <w:p w14:paraId="2892DFB7" w14:textId="6CF9F124" w:rsidR="00100E2B" w:rsidRPr="00D928D2" w:rsidRDefault="00100E2B">
            <w:pPr>
              <w:pStyle w:val="ListParagraph"/>
              <w:numPr>
                <w:ilvl w:val="0"/>
                <w:numId w:val="1"/>
              </w:numPr>
              <w:spacing w:line="240" w:lineRule="auto"/>
              <w:ind w:left="318" w:hanging="284"/>
              <w:rPr>
                <w:rFonts w:ascii="Calibri" w:eastAsia="Times New Roman" w:hAnsi="Calibri" w:cs="Calibri"/>
                <w:color w:val="000000"/>
                <w:lang w:eastAsia="en-GB"/>
              </w:rPr>
            </w:pPr>
            <w:r w:rsidRPr="00D928D2">
              <w:rPr>
                <w:rFonts w:ascii="Calibri" w:eastAsia="Times New Roman" w:hAnsi="Calibri" w:cs="Calibri"/>
                <w:color w:val="000000"/>
                <w:lang w:eastAsia="en-GB"/>
              </w:rPr>
              <w:t xml:space="preserve">Where there are no major ischaemic changes on plain CT or MRI brain scan (ASPECTS </w:t>
            </w:r>
            <w:r w:rsidR="0070422C">
              <w:rPr>
                <w:rFonts w:ascii="Calibri" w:eastAsia="Times New Roman" w:hAnsi="Calibri" w:cs="Calibri"/>
                <w:color w:val="000000"/>
                <w:lang w:eastAsia="en-GB"/>
              </w:rPr>
              <w:t xml:space="preserve">≥ </w:t>
            </w:r>
            <w:r w:rsidR="00642076">
              <w:rPr>
                <w:rFonts w:ascii="Calibri" w:eastAsia="Times New Roman" w:hAnsi="Calibri" w:cs="Calibri"/>
                <w:color w:val="000000"/>
                <w:lang w:eastAsia="en-GB"/>
              </w:rPr>
              <w:t>5)</w:t>
            </w:r>
          </w:p>
        </w:tc>
      </w:tr>
      <w:tr w:rsidR="00100E2B" w:rsidRPr="00D928D2" w14:paraId="57887511" w14:textId="77777777" w:rsidTr="00964315">
        <w:trPr>
          <w:trHeight w:val="300"/>
        </w:trPr>
        <w:tc>
          <w:tcPr>
            <w:tcW w:w="10490" w:type="dxa"/>
            <w:tcBorders>
              <w:top w:val="nil"/>
              <w:left w:val="nil"/>
              <w:bottom w:val="nil"/>
              <w:right w:val="nil"/>
            </w:tcBorders>
            <w:noWrap/>
            <w:vAlign w:val="center"/>
            <w:hideMark/>
          </w:tcPr>
          <w:p w14:paraId="1D942627" w14:textId="77777777" w:rsidR="00100E2B" w:rsidRPr="00D928D2" w:rsidRDefault="00100E2B" w:rsidP="00690C0A">
            <w:pPr>
              <w:spacing w:line="240" w:lineRule="auto"/>
              <w:rPr>
                <w:rFonts w:ascii="Calibri" w:eastAsia="Times New Roman" w:hAnsi="Calibri" w:cs="Calibri"/>
                <w:b/>
                <w:bCs/>
                <w:color w:val="000000"/>
                <w:lang w:eastAsia="en-GB"/>
              </w:rPr>
            </w:pPr>
            <w:r w:rsidRPr="00D928D2">
              <w:rPr>
                <w:rFonts w:ascii="Calibri" w:eastAsia="Times New Roman" w:hAnsi="Calibri" w:cs="Calibri"/>
                <w:b/>
                <w:bCs/>
                <w:color w:val="000000"/>
                <w:lang w:eastAsia="en-GB"/>
              </w:rPr>
              <w:t>AND</w:t>
            </w:r>
          </w:p>
        </w:tc>
      </w:tr>
      <w:tr w:rsidR="00100E2B" w:rsidRPr="00D928D2" w14:paraId="7DD82467" w14:textId="77777777" w:rsidTr="00964315">
        <w:trPr>
          <w:trHeight w:val="335"/>
        </w:trPr>
        <w:tc>
          <w:tcPr>
            <w:tcW w:w="10490" w:type="dxa"/>
            <w:tcBorders>
              <w:top w:val="nil"/>
              <w:left w:val="nil"/>
              <w:bottom w:val="nil"/>
              <w:right w:val="nil"/>
            </w:tcBorders>
            <w:noWrap/>
            <w:vAlign w:val="center"/>
            <w:hideMark/>
          </w:tcPr>
          <w:p w14:paraId="28FFF148" w14:textId="474F57A6" w:rsidR="00100E2B" w:rsidRPr="00D928D2" w:rsidRDefault="00100E2B">
            <w:pPr>
              <w:pStyle w:val="ListParagraph"/>
              <w:numPr>
                <w:ilvl w:val="0"/>
                <w:numId w:val="1"/>
              </w:numPr>
              <w:spacing w:line="240" w:lineRule="auto"/>
              <w:ind w:left="318" w:hanging="284"/>
              <w:rPr>
                <w:rFonts w:ascii="Calibri" w:eastAsia="Times New Roman" w:hAnsi="Calibri" w:cs="Calibri"/>
                <w:color w:val="000000"/>
                <w:lang w:eastAsia="en-GB"/>
              </w:rPr>
            </w:pPr>
            <w:r w:rsidRPr="00D928D2">
              <w:rPr>
                <w:rFonts w:ascii="Calibri" w:eastAsia="Times New Roman" w:hAnsi="Calibri" w:cs="Calibri"/>
                <w:color w:val="000000"/>
                <w:lang w:eastAsia="en-GB"/>
              </w:rPr>
              <w:t xml:space="preserve">Significant new disability </w:t>
            </w:r>
          </w:p>
        </w:tc>
      </w:tr>
      <w:tr w:rsidR="00100E2B" w:rsidRPr="00D928D2" w14:paraId="6BCACA9B" w14:textId="77777777" w:rsidTr="00964315">
        <w:trPr>
          <w:trHeight w:val="300"/>
        </w:trPr>
        <w:tc>
          <w:tcPr>
            <w:tcW w:w="10490" w:type="dxa"/>
            <w:tcBorders>
              <w:top w:val="nil"/>
              <w:left w:val="nil"/>
              <w:bottom w:val="nil"/>
              <w:right w:val="nil"/>
            </w:tcBorders>
            <w:noWrap/>
            <w:vAlign w:val="center"/>
            <w:hideMark/>
          </w:tcPr>
          <w:p w14:paraId="67F98E09" w14:textId="77777777" w:rsidR="00100E2B" w:rsidRPr="00D928D2" w:rsidRDefault="00100E2B" w:rsidP="00690C0A">
            <w:pPr>
              <w:spacing w:line="240" w:lineRule="auto"/>
              <w:rPr>
                <w:rFonts w:ascii="Calibri" w:eastAsia="Times New Roman" w:hAnsi="Calibri" w:cs="Calibri"/>
                <w:b/>
                <w:bCs/>
                <w:color w:val="000000"/>
                <w:lang w:eastAsia="en-GB"/>
              </w:rPr>
            </w:pPr>
            <w:r w:rsidRPr="00D928D2">
              <w:rPr>
                <w:rFonts w:ascii="Calibri" w:eastAsia="Times New Roman" w:hAnsi="Calibri" w:cs="Calibri"/>
                <w:b/>
                <w:bCs/>
                <w:color w:val="000000"/>
                <w:lang w:eastAsia="en-GB"/>
              </w:rPr>
              <w:t>AND</w:t>
            </w:r>
          </w:p>
        </w:tc>
      </w:tr>
      <w:tr w:rsidR="00100E2B" w:rsidRPr="0091481D" w14:paraId="63EA65D2" w14:textId="77777777" w:rsidTr="00964315">
        <w:trPr>
          <w:trHeight w:val="80"/>
        </w:trPr>
        <w:tc>
          <w:tcPr>
            <w:tcW w:w="10490" w:type="dxa"/>
            <w:tcBorders>
              <w:top w:val="nil"/>
              <w:left w:val="nil"/>
              <w:bottom w:val="nil"/>
              <w:right w:val="nil"/>
            </w:tcBorders>
            <w:noWrap/>
            <w:vAlign w:val="center"/>
            <w:hideMark/>
          </w:tcPr>
          <w:p w14:paraId="5DCB8641" w14:textId="0C6E5AE6" w:rsidR="00100E2B" w:rsidRPr="00D928D2" w:rsidRDefault="00100E2B">
            <w:pPr>
              <w:pStyle w:val="ListParagraph"/>
              <w:numPr>
                <w:ilvl w:val="0"/>
                <w:numId w:val="1"/>
              </w:numPr>
              <w:spacing w:line="240" w:lineRule="auto"/>
              <w:ind w:left="318" w:hanging="284"/>
              <w:rPr>
                <w:rFonts w:ascii="Calibri" w:eastAsia="Times New Roman" w:hAnsi="Calibri" w:cs="Calibri"/>
                <w:color w:val="000000"/>
                <w:lang w:eastAsia="en-GB"/>
              </w:rPr>
            </w:pPr>
            <w:r w:rsidRPr="00D928D2">
              <w:rPr>
                <w:rFonts w:ascii="Calibri" w:eastAsia="Times New Roman" w:hAnsi="Calibri" w:cs="Calibri"/>
                <w:color w:val="000000"/>
                <w:lang w:eastAsia="en-GB"/>
              </w:rPr>
              <w:t>Previously independent in activities of daily living (</w:t>
            </w:r>
            <w:proofErr w:type="spellStart"/>
            <w:r w:rsidR="00003134">
              <w:rPr>
                <w:rFonts w:ascii="Calibri" w:eastAsia="Times New Roman" w:hAnsi="Calibri" w:cs="Calibri"/>
                <w:color w:val="000000"/>
                <w:lang w:eastAsia="en-GB"/>
              </w:rPr>
              <w:t>mRS</w:t>
            </w:r>
            <w:proofErr w:type="spellEnd"/>
            <w:r w:rsidR="00003134">
              <w:rPr>
                <w:rFonts w:ascii="Calibri" w:eastAsia="Times New Roman" w:hAnsi="Calibri" w:cs="Calibri"/>
                <w:color w:val="000000"/>
                <w:lang w:eastAsia="en-GB"/>
              </w:rPr>
              <w:t xml:space="preserve"> = </w:t>
            </w:r>
            <w:r w:rsidR="0070422C">
              <w:rPr>
                <w:rFonts w:ascii="Calibri" w:eastAsia="Times New Roman" w:hAnsi="Calibri" w:cs="Calibri"/>
                <w:color w:val="000000"/>
                <w:lang w:eastAsia="en-GB"/>
              </w:rPr>
              <w:t xml:space="preserve">0 - </w:t>
            </w:r>
            <w:r w:rsidR="007E5565">
              <w:rPr>
                <w:rFonts w:ascii="Calibri" w:eastAsia="Times New Roman" w:hAnsi="Calibri" w:cs="Calibri"/>
                <w:color w:val="000000"/>
                <w:lang w:eastAsia="en-GB"/>
              </w:rPr>
              <w:t>3</w:t>
            </w:r>
            <w:r w:rsidRPr="00D928D2">
              <w:rPr>
                <w:rFonts w:ascii="Calibri" w:eastAsia="Times New Roman" w:hAnsi="Calibri" w:cs="Calibri"/>
                <w:color w:val="000000"/>
                <w:lang w:eastAsia="en-GB"/>
              </w:rPr>
              <w:t>).</w:t>
            </w:r>
          </w:p>
        </w:tc>
      </w:tr>
      <w:tr w:rsidR="00E66A54" w:rsidRPr="0091481D" w14:paraId="6A6A69B7" w14:textId="77777777" w:rsidTr="00167DD1">
        <w:trPr>
          <w:trHeight w:val="279"/>
        </w:trPr>
        <w:tc>
          <w:tcPr>
            <w:tcW w:w="10490" w:type="dxa"/>
            <w:tcBorders>
              <w:top w:val="nil"/>
              <w:left w:val="nil"/>
              <w:bottom w:val="nil"/>
              <w:right w:val="nil"/>
            </w:tcBorders>
            <w:noWrap/>
            <w:vAlign w:val="center"/>
          </w:tcPr>
          <w:p w14:paraId="32510CF2" w14:textId="77777777" w:rsidR="00E66A54" w:rsidRPr="0070422C" w:rsidRDefault="00E66A54" w:rsidP="0058770E">
            <w:pPr>
              <w:spacing w:line="240" w:lineRule="auto"/>
              <w:jc w:val="both"/>
              <w:rPr>
                <w:rFonts w:ascii="Calibri" w:eastAsia="Times New Roman" w:hAnsi="Calibri" w:cs="Calibri"/>
                <w:b/>
                <w:bCs/>
                <w:color w:val="000000"/>
                <w:lang w:eastAsia="en-GB"/>
              </w:rPr>
            </w:pPr>
          </w:p>
        </w:tc>
      </w:tr>
      <w:tr w:rsidR="00100E2B" w:rsidRPr="0091481D" w14:paraId="6C741DCE" w14:textId="77777777" w:rsidTr="00964315">
        <w:trPr>
          <w:trHeight w:val="241"/>
        </w:trPr>
        <w:tc>
          <w:tcPr>
            <w:tcW w:w="10490" w:type="dxa"/>
            <w:tcBorders>
              <w:top w:val="nil"/>
              <w:left w:val="nil"/>
              <w:bottom w:val="nil"/>
              <w:right w:val="nil"/>
            </w:tcBorders>
            <w:noWrap/>
            <w:vAlign w:val="center"/>
          </w:tcPr>
          <w:p w14:paraId="0F668E77" w14:textId="3C915C63" w:rsidR="0070422C" w:rsidRPr="007E5565" w:rsidRDefault="0058770E" w:rsidP="0058770E">
            <w:pPr>
              <w:spacing w:line="240" w:lineRule="auto"/>
              <w:rPr>
                <w:rFonts w:ascii="Calibri" w:eastAsia="Times New Roman" w:hAnsi="Calibri" w:cs="Calibri"/>
                <w:b/>
                <w:lang w:eastAsia="en-GB"/>
              </w:rPr>
            </w:pPr>
            <w:r w:rsidRPr="005E55A1">
              <w:rPr>
                <w:rFonts w:ascii="Calibri" w:eastAsia="Times New Roman" w:hAnsi="Calibri" w:cs="Calibri"/>
                <w:b/>
                <w:bCs/>
                <w:lang w:eastAsia="en-GB"/>
              </w:rPr>
              <w:t xml:space="preserve">Category B: </w:t>
            </w:r>
            <w:r w:rsidR="002166F7" w:rsidRPr="0098468E">
              <w:rPr>
                <w:rFonts w:ascii="Calibri" w:eastAsia="Times New Roman" w:hAnsi="Calibri" w:cs="Calibri"/>
                <w:b/>
                <w:lang w:eastAsia="en-GB"/>
              </w:rPr>
              <w:t xml:space="preserve">LATE PRESENTING </w:t>
            </w:r>
            <w:r w:rsidR="002166F7">
              <w:rPr>
                <w:rFonts w:ascii="Calibri" w:eastAsia="Times New Roman" w:hAnsi="Calibri" w:cs="Calibri"/>
                <w:b/>
                <w:lang w:eastAsia="en-GB"/>
              </w:rPr>
              <w:t>STROKE/STROKE OF UNKNOWN TIME OF ORIGIN</w:t>
            </w:r>
            <w:r w:rsidR="007E5565">
              <w:rPr>
                <w:rFonts w:ascii="Calibri" w:eastAsia="Times New Roman" w:hAnsi="Calibri" w:cs="Calibri"/>
                <w:b/>
                <w:lang w:eastAsia="en-GB"/>
              </w:rPr>
              <w:t>/LARGE CORE</w:t>
            </w:r>
            <w:r w:rsidR="002166F7">
              <w:rPr>
                <w:rFonts w:ascii="Calibri" w:eastAsia="Times New Roman" w:hAnsi="Calibri" w:cs="Calibri"/>
                <w:b/>
                <w:lang w:eastAsia="en-GB"/>
              </w:rPr>
              <w:t xml:space="preserve">. </w:t>
            </w:r>
          </w:p>
        </w:tc>
      </w:tr>
      <w:tr w:rsidR="0070422C" w:rsidRPr="0091481D" w14:paraId="7E6A5372" w14:textId="77777777" w:rsidTr="00964315">
        <w:trPr>
          <w:trHeight w:val="600"/>
        </w:trPr>
        <w:tc>
          <w:tcPr>
            <w:tcW w:w="10490" w:type="dxa"/>
            <w:tcBorders>
              <w:top w:val="nil"/>
              <w:left w:val="nil"/>
              <w:bottom w:val="nil"/>
              <w:right w:val="nil"/>
            </w:tcBorders>
            <w:noWrap/>
            <w:vAlign w:val="center"/>
          </w:tcPr>
          <w:p w14:paraId="5AB66EB7" w14:textId="3041F3FA" w:rsidR="00642076" w:rsidRPr="000A3364" w:rsidRDefault="00642076" w:rsidP="002166F7">
            <w:pPr>
              <w:pStyle w:val="Default"/>
              <w:numPr>
                <w:ilvl w:val="0"/>
                <w:numId w:val="30"/>
              </w:numPr>
              <w:rPr>
                <w:rFonts w:asciiTheme="minorHAnsi" w:hAnsiTheme="minorHAnsi" w:cstheme="minorHAnsi"/>
                <w:sz w:val="22"/>
                <w:szCs w:val="22"/>
              </w:rPr>
            </w:pPr>
            <w:r w:rsidRPr="000A3364">
              <w:rPr>
                <w:rFonts w:asciiTheme="minorHAnsi" w:hAnsiTheme="minorHAnsi" w:cstheme="minorHAnsi"/>
                <w:sz w:val="22"/>
                <w:szCs w:val="22"/>
              </w:rPr>
              <w:t>Patients with acute anterior circulation ischaemic stroke and a proximal large artery occlusion (I</w:t>
            </w:r>
            <w:r w:rsidR="007E5565">
              <w:rPr>
                <w:rFonts w:asciiTheme="minorHAnsi" w:hAnsiTheme="minorHAnsi" w:cstheme="minorHAnsi"/>
                <w:sz w:val="22"/>
                <w:szCs w:val="22"/>
              </w:rPr>
              <w:t>nternal carotid artery or M1 segment of middle cerebral artery</w:t>
            </w:r>
            <w:r w:rsidRPr="000A3364">
              <w:rPr>
                <w:rFonts w:asciiTheme="minorHAnsi" w:hAnsiTheme="minorHAnsi" w:cstheme="minorHAnsi"/>
                <w:sz w:val="22"/>
                <w:szCs w:val="22"/>
              </w:rPr>
              <w:t>).</w:t>
            </w:r>
          </w:p>
          <w:p w14:paraId="23C23C06" w14:textId="46D29C0F" w:rsidR="00642076" w:rsidRPr="000A3364" w:rsidRDefault="00642076" w:rsidP="002166F7">
            <w:pPr>
              <w:pStyle w:val="Default"/>
              <w:numPr>
                <w:ilvl w:val="0"/>
                <w:numId w:val="30"/>
              </w:numPr>
              <w:rPr>
                <w:rFonts w:asciiTheme="minorHAnsi" w:hAnsiTheme="minorHAnsi" w:cstheme="minorHAnsi"/>
                <w:sz w:val="22"/>
                <w:szCs w:val="22"/>
              </w:rPr>
            </w:pPr>
            <w:r w:rsidRPr="000A3364">
              <w:rPr>
                <w:rFonts w:asciiTheme="minorHAnsi" w:hAnsiTheme="minorHAnsi" w:cstheme="minorHAnsi"/>
                <w:sz w:val="22"/>
                <w:szCs w:val="22"/>
              </w:rPr>
              <w:t>NIHSS score ≥ 6</w:t>
            </w:r>
          </w:p>
          <w:p w14:paraId="6D8567FA" w14:textId="214AC9C4" w:rsidR="00642076" w:rsidRPr="000A3364" w:rsidRDefault="00642076" w:rsidP="002166F7">
            <w:pPr>
              <w:pStyle w:val="Default"/>
              <w:numPr>
                <w:ilvl w:val="0"/>
                <w:numId w:val="30"/>
              </w:numPr>
              <w:rPr>
                <w:rFonts w:asciiTheme="minorHAnsi" w:hAnsiTheme="minorHAnsi" w:cstheme="minorHAnsi"/>
                <w:sz w:val="22"/>
                <w:szCs w:val="22"/>
              </w:rPr>
            </w:pPr>
            <w:r w:rsidRPr="000A3364">
              <w:rPr>
                <w:rFonts w:asciiTheme="minorHAnsi" w:hAnsiTheme="minorHAnsi" w:cstheme="minorHAnsi"/>
                <w:sz w:val="22"/>
                <w:szCs w:val="22"/>
              </w:rPr>
              <w:t xml:space="preserve">Onset </w:t>
            </w:r>
            <w:r w:rsidR="007E5565">
              <w:rPr>
                <w:rFonts w:asciiTheme="minorHAnsi" w:hAnsiTheme="minorHAnsi" w:cstheme="minorHAnsi"/>
                <w:sz w:val="22"/>
                <w:szCs w:val="22"/>
              </w:rPr>
              <w:t>within</w:t>
            </w:r>
            <w:r w:rsidRPr="000A3364">
              <w:rPr>
                <w:rFonts w:asciiTheme="minorHAnsi" w:hAnsiTheme="minorHAnsi" w:cstheme="minorHAnsi"/>
                <w:sz w:val="22"/>
                <w:szCs w:val="22"/>
              </w:rPr>
              <w:t xml:space="preserve"> 24 hours, including wake-up stroke</w:t>
            </w:r>
          </w:p>
          <w:p w14:paraId="31F2CBB2" w14:textId="5B758FE3" w:rsidR="00642076" w:rsidRPr="000A3364" w:rsidRDefault="00642076" w:rsidP="002166F7">
            <w:pPr>
              <w:pStyle w:val="Default"/>
              <w:numPr>
                <w:ilvl w:val="0"/>
                <w:numId w:val="30"/>
              </w:numPr>
              <w:spacing w:after="52"/>
              <w:rPr>
                <w:rFonts w:asciiTheme="minorHAnsi" w:hAnsiTheme="minorHAnsi" w:cstheme="minorHAnsi"/>
                <w:sz w:val="22"/>
                <w:szCs w:val="22"/>
              </w:rPr>
            </w:pPr>
            <w:r w:rsidRPr="000A3364">
              <w:rPr>
                <w:rFonts w:asciiTheme="minorHAnsi" w:hAnsiTheme="minorHAnsi" w:cstheme="minorHAnsi"/>
                <w:sz w:val="22"/>
                <w:szCs w:val="22"/>
              </w:rPr>
              <w:t>No previous disability (</w:t>
            </w:r>
            <w:proofErr w:type="spellStart"/>
            <w:r w:rsidRPr="000A3364">
              <w:rPr>
                <w:rFonts w:asciiTheme="minorHAnsi" w:hAnsiTheme="minorHAnsi" w:cstheme="minorHAnsi"/>
                <w:sz w:val="22"/>
                <w:szCs w:val="22"/>
              </w:rPr>
              <w:t>mRS</w:t>
            </w:r>
            <w:proofErr w:type="spellEnd"/>
            <w:r w:rsidRPr="000A3364">
              <w:rPr>
                <w:rFonts w:asciiTheme="minorHAnsi" w:hAnsiTheme="minorHAnsi" w:cstheme="minorHAnsi"/>
                <w:sz w:val="22"/>
                <w:szCs w:val="22"/>
              </w:rPr>
              <w:t xml:space="preserve"> 0</w:t>
            </w:r>
            <w:r w:rsidR="00122EFF">
              <w:rPr>
                <w:rFonts w:asciiTheme="minorHAnsi" w:hAnsiTheme="minorHAnsi" w:cstheme="minorHAnsi"/>
                <w:sz w:val="22"/>
                <w:szCs w:val="22"/>
              </w:rPr>
              <w:t>-</w:t>
            </w:r>
            <w:r w:rsidR="007E5565">
              <w:rPr>
                <w:rFonts w:asciiTheme="minorHAnsi" w:hAnsiTheme="minorHAnsi" w:cstheme="minorHAnsi"/>
                <w:sz w:val="22"/>
                <w:szCs w:val="22"/>
              </w:rPr>
              <w:t>2</w:t>
            </w:r>
            <w:r w:rsidRPr="000A3364">
              <w:rPr>
                <w:rFonts w:asciiTheme="minorHAnsi" w:hAnsiTheme="minorHAnsi" w:cstheme="minorHAnsi"/>
                <w:sz w:val="22"/>
                <w:szCs w:val="22"/>
              </w:rPr>
              <w:t xml:space="preserve">) </w:t>
            </w:r>
          </w:p>
          <w:p w14:paraId="6FD5D95A" w14:textId="77777777" w:rsidR="00122EFF" w:rsidRDefault="00122EFF" w:rsidP="00122EFF">
            <w:pPr>
              <w:pStyle w:val="Default"/>
              <w:numPr>
                <w:ilvl w:val="0"/>
                <w:numId w:val="30"/>
              </w:numPr>
              <w:spacing w:after="52"/>
              <w:rPr>
                <w:rFonts w:asciiTheme="minorHAnsi" w:hAnsiTheme="minorHAnsi" w:cstheme="minorHAnsi"/>
                <w:sz w:val="22"/>
                <w:szCs w:val="22"/>
              </w:rPr>
            </w:pPr>
            <w:r>
              <w:rPr>
                <w:rFonts w:asciiTheme="minorHAnsi" w:hAnsiTheme="minorHAnsi" w:cstheme="minorHAnsi"/>
                <w:sz w:val="22"/>
                <w:szCs w:val="22"/>
              </w:rPr>
              <w:t xml:space="preserve">ASPECTS &gt; 4 if over 85.  </w:t>
            </w:r>
          </w:p>
          <w:p w14:paraId="15A5530F" w14:textId="79CCFD50" w:rsidR="003F12FC" w:rsidRDefault="003F12FC" w:rsidP="00122EFF">
            <w:pPr>
              <w:pStyle w:val="Default"/>
              <w:numPr>
                <w:ilvl w:val="0"/>
                <w:numId w:val="30"/>
              </w:numPr>
              <w:spacing w:after="52"/>
              <w:rPr>
                <w:rFonts w:asciiTheme="minorHAnsi" w:hAnsiTheme="minorHAnsi" w:cstheme="minorHAnsi"/>
                <w:sz w:val="22"/>
                <w:szCs w:val="22"/>
              </w:rPr>
            </w:pPr>
            <w:r>
              <w:rPr>
                <w:rFonts w:asciiTheme="minorHAnsi" w:hAnsiTheme="minorHAnsi" w:cstheme="minorHAnsi"/>
                <w:sz w:val="22"/>
                <w:szCs w:val="22"/>
              </w:rPr>
              <w:t>Patient selection based on advanced imaging with</w:t>
            </w:r>
            <w:r w:rsidR="00122EFF">
              <w:rPr>
                <w:rFonts w:asciiTheme="minorHAnsi" w:hAnsiTheme="minorHAnsi" w:cstheme="minorHAnsi"/>
                <w:sz w:val="22"/>
                <w:szCs w:val="22"/>
              </w:rPr>
              <w:t xml:space="preserve"> CT perfusion, MR perfusion or MRI DWI/FLAIR mismatch</w:t>
            </w:r>
          </w:p>
          <w:p w14:paraId="3DA858FA" w14:textId="4591619B" w:rsidR="0070422C" w:rsidRPr="003F12FC" w:rsidRDefault="003F12FC" w:rsidP="003F12FC">
            <w:pPr>
              <w:pStyle w:val="Default"/>
              <w:numPr>
                <w:ilvl w:val="0"/>
                <w:numId w:val="30"/>
              </w:numPr>
              <w:spacing w:after="52"/>
              <w:rPr>
                <w:rFonts w:asciiTheme="minorHAnsi" w:hAnsiTheme="minorHAnsi" w:cstheme="minorHAnsi"/>
                <w:sz w:val="22"/>
                <w:szCs w:val="22"/>
              </w:rPr>
            </w:pPr>
            <w:r>
              <w:rPr>
                <w:rFonts w:asciiTheme="minorHAnsi" w:hAnsiTheme="minorHAnsi" w:cstheme="minorHAnsi"/>
                <w:sz w:val="22"/>
                <w:szCs w:val="22"/>
              </w:rPr>
              <w:t>Core size &lt;</w:t>
            </w:r>
            <w:r w:rsidR="002975DB">
              <w:rPr>
                <w:rFonts w:asciiTheme="minorHAnsi" w:hAnsiTheme="minorHAnsi" w:cstheme="minorHAnsi"/>
                <w:sz w:val="22"/>
                <w:szCs w:val="22"/>
              </w:rPr>
              <w:t xml:space="preserve">= 100 </w:t>
            </w:r>
            <w:r>
              <w:rPr>
                <w:rFonts w:asciiTheme="minorHAnsi" w:hAnsiTheme="minorHAnsi" w:cstheme="minorHAnsi"/>
                <w:sz w:val="22"/>
                <w:szCs w:val="22"/>
              </w:rPr>
              <w:t>ml</w:t>
            </w:r>
            <w:r w:rsidR="00642076" w:rsidRPr="00122EFF">
              <w:rPr>
                <w:rFonts w:asciiTheme="minorHAnsi" w:hAnsiTheme="minorHAnsi" w:cstheme="minorHAnsi"/>
                <w:sz w:val="22"/>
                <w:szCs w:val="22"/>
              </w:rPr>
              <w:t xml:space="preserve"> </w:t>
            </w:r>
            <w:proofErr w:type="gramStart"/>
            <w:r w:rsidR="002975DB">
              <w:rPr>
                <w:rFonts w:asciiTheme="minorHAnsi" w:hAnsiTheme="minorHAnsi" w:cstheme="minorHAnsi"/>
                <w:sz w:val="22"/>
                <w:szCs w:val="22"/>
              </w:rPr>
              <w:t xml:space="preserve">( </w:t>
            </w:r>
            <w:r w:rsidR="001D2767">
              <w:rPr>
                <w:rFonts w:asciiTheme="minorHAnsi" w:hAnsiTheme="minorHAnsi" w:cstheme="minorHAnsi"/>
                <w:sz w:val="22"/>
                <w:szCs w:val="22"/>
              </w:rPr>
              <w:t>for</w:t>
            </w:r>
            <w:proofErr w:type="gramEnd"/>
            <w:r w:rsidR="001D2767">
              <w:rPr>
                <w:rFonts w:asciiTheme="minorHAnsi" w:hAnsiTheme="minorHAnsi" w:cstheme="minorHAnsi"/>
                <w:sz w:val="22"/>
                <w:szCs w:val="22"/>
              </w:rPr>
              <w:t xml:space="preserve"> core size </w:t>
            </w:r>
            <w:r w:rsidR="002975DB">
              <w:rPr>
                <w:rFonts w:asciiTheme="minorHAnsi" w:hAnsiTheme="minorHAnsi" w:cstheme="minorHAnsi"/>
                <w:sz w:val="22"/>
                <w:szCs w:val="22"/>
              </w:rPr>
              <w:t xml:space="preserve">between 100-150 </w:t>
            </w:r>
            <w:proofErr w:type="spellStart"/>
            <w:r w:rsidR="002975DB">
              <w:rPr>
                <w:rFonts w:asciiTheme="minorHAnsi" w:hAnsiTheme="minorHAnsi" w:cstheme="minorHAnsi"/>
                <w:sz w:val="22"/>
                <w:szCs w:val="22"/>
              </w:rPr>
              <w:t>mls</w:t>
            </w:r>
            <w:proofErr w:type="spellEnd"/>
            <w:r w:rsidR="002975DB">
              <w:rPr>
                <w:rFonts w:asciiTheme="minorHAnsi" w:hAnsiTheme="minorHAnsi" w:cstheme="minorHAnsi"/>
                <w:sz w:val="22"/>
                <w:szCs w:val="22"/>
              </w:rPr>
              <w:t>, an individualised decision making is recommended</w:t>
            </w:r>
            <w:r w:rsidR="00815EE9">
              <w:rPr>
                <w:rFonts w:asciiTheme="minorHAnsi" w:hAnsiTheme="minorHAnsi" w:cstheme="minorHAnsi"/>
                <w:sz w:val="22"/>
                <w:szCs w:val="22"/>
              </w:rPr>
              <w:t>)</w:t>
            </w:r>
          </w:p>
        </w:tc>
      </w:tr>
      <w:tr w:rsidR="00E66A54" w:rsidRPr="0091481D" w14:paraId="6E1C2E9D" w14:textId="77777777" w:rsidTr="008A095C">
        <w:trPr>
          <w:trHeight w:val="417"/>
        </w:trPr>
        <w:tc>
          <w:tcPr>
            <w:tcW w:w="10490" w:type="dxa"/>
            <w:tcBorders>
              <w:top w:val="nil"/>
              <w:left w:val="nil"/>
              <w:bottom w:val="nil"/>
              <w:right w:val="nil"/>
            </w:tcBorders>
            <w:noWrap/>
            <w:vAlign w:val="center"/>
          </w:tcPr>
          <w:p w14:paraId="56BB64F0" w14:textId="77777777" w:rsidR="00E66A54" w:rsidRPr="00E66A54" w:rsidRDefault="00E66A54" w:rsidP="00E66A54">
            <w:pPr>
              <w:spacing w:line="240" w:lineRule="auto"/>
              <w:jc w:val="center"/>
              <w:rPr>
                <w:rFonts w:ascii="Calibri" w:eastAsia="Times New Roman" w:hAnsi="Calibri" w:cs="Calibri"/>
                <w:b/>
                <w:bCs/>
                <w:color w:val="000000"/>
                <w:lang w:eastAsia="en-GB"/>
              </w:rPr>
            </w:pPr>
          </w:p>
        </w:tc>
      </w:tr>
      <w:tr w:rsidR="0070422C" w:rsidRPr="0091481D" w14:paraId="77B1BC86" w14:textId="77777777" w:rsidTr="00964315">
        <w:trPr>
          <w:trHeight w:val="600"/>
        </w:trPr>
        <w:tc>
          <w:tcPr>
            <w:tcW w:w="10490" w:type="dxa"/>
            <w:tcBorders>
              <w:top w:val="nil"/>
              <w:left w:val="nil"/>
              <w:bottom w:val="nil"/>
              <w:right w:val="nil"/>
            </w:tcBorders>
            <w:noWrap/>
            <w:vAlign w:val="center"/>
          </w:tcPr>
          <w:p w14:paraId="4A353EA9" w14:textId="01CC7C2F" w:rsidR="0070422C" w:rsidRPr="00E66A54" w:rsidRDefault="0058770E" w:rsidP="0058770E">
            <w:pPr>
              <w:spacing w:line="240" w:lineRule="auto"/>
              <w:rPr>
                <w:rFonts w:ascii="Calibri" w:eastAsia="Times New Roman" w:hAnsi="Calibri" w:cs="Calibri"/>
                <w:b/>
                <w:bCs/>
                <w:color w:val="000000"/>
                <w:lang w:eastAsia="en-GB"/>
              </w:rPr>
            </w:pPr>
            <w:r w:rsidRPr="005E55A1">
              <w:rPr>
                <w:rFonts w:ascii="Calibri" w:eastAsia="Times New Roman" w:hAnsi="Calibri" w:cs="Calibri"/>
                <w:b/>
                <w:bCs/>
                <w:lang w:eastAsia="en-GB"/>
              </w:rPr>
              <w:t xml:space="preserve">Category </w:t>
            </w:r>
            <w:r w:rsidR="002166F7">
              <w:rPr>
                <w:rFonts w:ascii="Calibri" w:eastAsia="Times New Roman" w:hAnsi="Calibri" w:cs="Calibri"/>
                <w:b/>
                <w:bCs/>
                <w:lang w:eastAsia="en-GB"/>
              </w:rPr>
              <w:t>C</w:t>
            </w:r>
            <w:r w:rsidRPr="005E55A1">
              <w:rPr>
                <w:rFonts w:ascii="Calibri" w:eastAsia="Times New Roman" w:hAnsi="Calibri" w:cs="Calibri"/>
                <w:b/>
                <w:bCs/>
                <w:lang w:eastAsia="en-GB"/>
              </w:rPr>
              <w:t xml:space="preserve">: </w:t>
            </w:r>
            <w:r w:rsidR="00E66A54" w:rsidRPr="00E66A54">
              <w:rPr>
                <w:rFonts w:ascii="Calibri" w:eastAsia="Times New Roman" w:hAnsi="Calibri" w:cs="Calibri"/>
                <w:b/>
                <w:bCs/>
                <w:color w:val="000000"/>
                <w:lang w:eastAsia="en-GB"/>
              </w:rPr>
              <w:t>BASILAR ARTERY OCCLUSION</w:t>
            </w:r>
            <w:r w:rsidR="00E66A54">
              <w:rPr>
                <w:rFonts w:ascii="Calibri" w:eastAsia="Times New Roman" w:hAnsi="Calibri" w:cs="Calibri"/>
                <w:b/>
                <w:bCs/>
                <w:color w:val="000000"/>
                <w:lang w:eastAsia="en-GB"/>
              </w:rPr>
              <w:t xml:space="preserve"> 0 – 24 HRS AFTER ONSET OF STROKE</w:t>
            </w:r>
          </w:p>
        </w:tc>
      </w:tr>
      <w:tr w:rsidR="0070422C" w:rsidRPr="0091481D" w14:paraId="518CDD93" w14:textId="77777777" w:rsidTr="00964315">
        <w:trPr>
          <w:trHeight w:val="600"/>
        </w:trPr>
        <w:tc>
          <w:tcPr>
            <w:tcW w:w="10490" w:type="dxa"/>
            <w:tcBorders>
              <w:top w:val="nil"/>
              <w:left w:val="nil"/>
              <w:bottom w:val="nil"/>
              <w:right w:val="nil"/>
            </w:tcBorders>
            <w:noWrap/>
            <w:vAlign w:val="center"/>
          </w:tcPr>
          <w:p w14:paraId="789A466E" w14:textId="77777777" w:rsidR="0070422C" w:rsidRPr="00E66A54" w:rsidRDefault="00E66A54">
            <w:pPr>
              <w:pStyle w:val="ListParagraph"/>
              <w:numPr>
                <w:ilvl w:val="0"/>
                <w:numId w:val="1"/>
              </w:numPr>
              <w:spacing w:line="240" w:lineRule="auto"/>
              <w:ind w:left="318" w:hanging="284"/>
              <w:rPr>
                <w:rFonts w:ascii="Calibri" w:eastAsia="Times New Roman" w:hAnsi="Calibri" w:cs="Calibri"/>
                <w:color w:val="000000"/>
                <w:lang w:eastAsia="en-GB"/>
              </w:rPr>
            </w:pPr>
            <w:r>
              <w:rPr>
                <w:rFonts w:ascii="Calibri" w:eastAsia="Times New Roman" w:hAnsi="Calibri" w:cs="Calibri"/>
                <w:color w:val="000000"/>
                <w:lang w:eastAsia="en-GB"/>
              </w:rPr>
              <w:t>Consider thrombolysis according to current licencing and MT up to 24 hours post stroke onset and discuss with MT team at CSC.</w:t>
            </w:r>
          </w:p>
        </w:tc>
      </w:tr>
    </w:tbl>
    <w:p w14:paraId="241D34BC" w14:textId="77777777" w:rsidR="00964315" w:rsidRDefault="00964315"/>
    <w:p w14:paraId="0F7CCC18" w14:textId="77777777" w:rsidR="00003134" w:rsidRDefault="00003134"/>
    <w:p w14:paraId="41AE663F" w14:textId="0427F80A" w:rsidR="005E55A1" w:rsidRDefault="005E55A1"/>
    <w:p w14:paraId="0C63421F" w14:textId="6B43C211" w:rsidR="004C2930" w:rsidRDefault="004C2930">
      <w:r>
        <w:br w:type="page"/>
      </w:r>
    </w:p>
    <w:tbl>
      <w:tblPr>
        <w:tblW w:w="10490" w:type="dxa"/>
        <w:tblLook w:val="04A0" w:firstRow="1" w:lastRow="0" w:firstColumn="1" w:lastColumn="0" w:noHBand="0" w:noVBand="1"/>
      </w:tblPr>
      <w:tblGrid>
        <w:gridCol w:w="10490"/>
      </w:tblGrid>
      <w:tr w:rsidR="0023185B" w:rsidRPr="0091481D" w14:paraId="2ED884FA" w14:textId="77777777" w:rsidTr="00964315">
        <w:trPr>
          <w:trHeight w:val="300"/>
        </w:trPr>
        <w:tc>
          <w:tcPr>
            <w:tcW w:w="10490" w:type="dxa"/>
            <w:tcBorders>
              <w:top w:val="nil"/>
              <w:left w:val="nil"/>
              <w:bottom w:val="nil"/>
              <w:right w:val="nil"/>
            </w:tcBorders>
            <w:noWrap/>
            <w:vAlign w:val="center"/>
            <w:hideMark/>
          </w:tcPr>
          <w:p w14:paraId="5A955B32" w14:textId="12EAB6FB" w:rsidR="0023185B" w:rsidRPr="005723DA" w:rsidRDefault="005723DA" w:rsidP="0023760E">
            <w:pPr>
              <w:spacing w:line="240" w:lineRule="auto"/>
              <w:jc w:val="center"/>
              <w:rPr>
                <w:rFonts w:ascii="Calibri" w:eastAsia="Times New Roman" w:hAnsi="Calibri" w:cs="Calibri"/>
                <w:b/>
                <w:bCs/>
                <w:color w:val="000000"/>
                <w:lang w:eastAsia="en-GB"/>
              </w:rPr>
            </w:pPr>
            <w:r w:rsidRPr="005723DA">
              <w:rPr>
                <w:rFonts w:ascii="Calibri" w:eastAsia="Times New Roman" w:hAnsi="Calibri" w:cs="Calibri"/>
                <w:b/>
                <w:bCs/>
                <w:color w:val="000000"/>
                <w:lang w:eastAsia="en-GB"/>
              </w:rPr>
              <w:lastRenderedPageBreak/>
              <w:t>IMAGING</w:t>
            </w:r>
            <w:r>
              <w:rPr>
                <w:rFonts w:ascii="Calibri" w:eastAsia="Times New Roman" w:hAnsi="Calibri" w:cs="Calibri"/>
                <w:b/>
                <w:bCs/>
                <w:color w:val="000000"/>
                <w:lang w:eastAsia="en-GB"/>
              </w:rPr>
              <w:t xml:space="preserve"> </w:t>
            </w:r>
            <w:r w:rsidR="00642076">
              <w:rPr>
                <w:rFonts w:ascii="Calibri" w:eastAsia="Times New Roman" w:hAnsi="Calibri" w:cs="Calibri"/>
                <w:b/>
                <w:bCs/>
                <w:color w:val="000000"/>
                <w:lang w:eastAsia="en-GB"/>
              </w:rPr>
              <w:t>(</w:t>
            </w:r>
            <w:r>
              <w:rPr>
                <w:rFonts w:ascii="Calibri" w:eastAsia="Times New Roman" w:hAnsi="Calibri" w:cs="Calibri"/>
                <w:b/>
                <w:bCs/>
                <w:color w:val="000000"/>
                <w:lang w:eastAsia="en-GB"/>
              </w:rPr>
              <w:t>National Optimal Stroke Imaging Pathway</w:t>
            </w:r>
            <w:r w:rsidR="003366C3">
              <w:rPr>
                <w:rFonts w:ascii="Calibri" w:eastAsia="Times New Roman" w:hAnsi="Calibri" w:cs="Calibri"/>
                <w:b/>
                <w:bCs/>
                <w:color w:val="000000"/>
                <w:lang w:eastAsia="en-GB"/>
              </w:rPr>
              <w:t xml:space="preserve"> </w:t>
            </w:r>
            <w:r w:rsidR="00642076">
              <w:rPr>
                <w:rFonts w:ascii="Calibri" w:eastAsia="Times New Roman" w:hAnsi="Calibri" w:cs="Calibri"/>
                <w:b/>
                <w:bCs/>
                <w:color w:val="000000"/>
                <w:lang w:eastAsia="en-GB"/>
              </w:rPr>
              <w:t xml:space="preserve">- </w:t>
            </w:r>
            <w:r w:rsidR="003366C3">
              <w:rPr>
                <w:rFonts w:ascii="Calibri" w:eastAsia="Times New Roman" w:hAnsi="Calibri" w:cs="Calibri"/>
                <w:b/>
                <w:bCs/>
                <w:color w:val="000000"/>
                <w:lang w:eastAsia="en-GB"/>
              </w:rPr>
              <w:t>see next page)</w:t>
            </w:r>
          </w:p>
        </w:tc>
      </w:tr>
      <w:tr w:rsidR="0023185B" w:rsidRPr="0091481D" w14:paraId="69F057B9" w14:textId="77777777" w:rsidTr="00964315">
        <w:trPr>
          <w:trHeight w:val="459"/>
        </w:trPr>
        <w:tc>
          <w:tcPr>
            <w:tcW w:w="10490" w:type="dxa"/>
            <w:tcBorders>
              <w:top w:val="nil"/>
              <w:left w:val="nil"/>
              <w:bottom w:val="nil"/>
              <w:right w:val="nil"/>
            </w:tcBorders>
            <w:noWrap/>
            <w:vAlign w:val="center"/>
            <w:hideMark/>
          </w:tcPr>
          <w:p w14:paraId="43722F4E" w14:textId="77777777" w:rsidR="00043710" w:rsidRPr="0091481D" w:rsidRDefault="0023185B">
            <w:pPr>
              <w:pStyle w:val="ListParagraph"/>
              <w:numPr>
                <w:ilvl w:val="0"/>
                <w:numId w:val="7"/>
              </w:numPr>
              <w:rPr>
                <w:b/>
              </w:rPr>
            </w:pPr>
            <w:r w:rsidRPr="0091481D">
              <w:rPr>
                <w:b/>
              </w:rPr>
              <w:t xml:space="preserve">Plain CT Head </w:t>
            </w:r>
          </w:p>
          <w:p w14:paraId="0E8D9DED" w14:textId="7B3BA068" w:rsidR="0023185B" w:rsidRPr="0091481D" w:rsidRDefault="005723DA" w:rsidP="0023760E">
            <w:pPr>
              <w:rPr>
                <w:rFonts w:ascii="Times New Roman" w:eastAsia="Times New Roman" w:hAnsi="Times New Roman" w:cs="Times New Roman"/>
                <w:lang w:eastAsia="en-GB"/>
              </w:rPr>
            </w:pPr>
            <w:r>
              <w:t>Plain CT i</w:t>
            </w:r>
            <w:r w:rsidR="0023185B" w:rsidRPr="0091481D">
              <w:t>maging</w:t>
            </w:r>
            <w:r>
              <w:t xml:space="preserve"> (0.5 mm slice thickness) to confirm no haemorrhage, </w:t>
            </w:r>
            <w:r w:rsidR="003F12FC">
              <w:t xml:space="preserve">assess </w:t>
            </w:r>
            <w:r>
              <w:t>ASPECT</w:t>
            </w:r>
            <w:r w:rsidR="003F12FC">
              <w:t xml:space="preserve"> score</w:t>
            </w:r>
            <w:r w:rsidR="00FB7ED9">
              <w:t xml:space="preserve"> </w:t>
            </w:r>
            <w:r>
              <w:t xml:space="preserve">and presence / absence of thrombus. </w:t>
            </w:r>
          </w:p>
        </w:tc>
      </w:tr>
      <w:tr w:rsidR="0023185B" w:rsidRPr="0091481D" w14:paraId="12EF507E" w14:textId="77777777" w:rsidTr="00964315">
        <w:trPr>
          <w:trHeight w:val="300"/>
        </w:trPr>
        <w:tc>
          <w:tcPr>
            <w:tcW w:w="10490" w:type="dxa"/>
            <w:tcBorders>
              <w:top w:val="nil"/>
              <w:left w:val="nil"/>
              <w:bottom w:val="nil"/>
              <w:right w:val="nil"/>
            </w:tcBorders>
            <w:noWrap/>
            <w:vAlign w:val="center"/>
          </w:tcPr>
          <w:p w14:paraId="4462511D" w14:textId="77777777" w:rsidR="00043710" w:rsidRPr="0091481D" w:rsidRDefault="0023185B">
            <w:pPr>
              <w:pStyle w:val="ListParagraph"/>
              <w:numPr>
                <w:ilvl w:val="0"/>
                <w:numId w:val="7"/>
              </w:numPr>
              <w:rPr>
                <w:b/>
              </w:rPr>
            </w:pPr>
            <w:r w:rsidRPr="0091481D">
              <w:rPr>
                <w:b/>
              </w:rPr>
              <w:t xml:space="preserve">CT Angiography </w:t>
            </w:r>
          </w:p>
          <w:p w14:paraId="0ACE9783" w14:textId="2413814C" w:rsidR="0023185B" w:rsidRPr="0091481D" w:rsidRDefault="0023185B" w:rsidP="0023760E">
            <w:r w:rsidRPr="0091481D">
              <w:t xml:space="preserve">Should be performed </w:t>
            </w:r>
            <w:r w:rsidR="000261D7">
              <w:t>at the same time as plain CT</w:t>
            </w:r>
            <w:r w:rsidR="003F12FC">
              <w:t xml:space="preserve"> for all patients being considered for reperfusion treatment</w:t>
            </w:r>
            <w:r w:rsidR="000261D7">
              <w:t xml:space="preserve">: </w:t>
            </w:r>
          </w:p>
          <w:p w14:paraId="38398D52" w14:textId="302C90A2" w:rsidR="000261D7" w:rsidRPr="0091481D" w:rsidRDefault="006F462E" w:rsidP="003F12FC">
            <w:pPr>
              <w:spacing w:line="240" w:lineRule="auto"/>
            </w:pPr>
            <w:r>
              <w:t>Presence</w:t>
            </w:r>
            <w:r w:rsidR="00003134">
              <w:t xml:space="preserve"> or absence of </w:t>
            </w:r>
            <w:r w:rsidR="003F12FC">
              <w:t xml:space="preserve">hyperdense vessel </w:t>
            </w:r>
            <w:r w:rsidR="00003134">
              <w:t xml:space="preserve">should </w:t>
            </w:r>
            <w:r w:rsidR="00003134" w:rsidRPr="003F12FC">
              <w:rPr>
                <w:b/>
                <w:bCs/>
              </w:rPr>
              <w:t>not</w:t>
            </w:r>
            <w:r w:rsidR="00003134">
              <w:t xml:space="preserve"> be used in decision to proceed with CTA</w:t>
            </w:r>
          </w:p>
        </w:tc>
      </w:tr>
      <w:tr w:rsidR="0023185B" w:rsidRPr="0091481D" w14:paraId="2EDB825E" w14:textId="77777777" w:rsidTr="00964315">
        <w:trPr>
          <w:trHeight w:val="300"/>
        </w:trPr>
        <w:tc>
          <w:tcPr>
            <w:tcW w:w="10490" w:type="dxa"/>
            <w:tcBorders>
              <w:top w:val="nil"/>
              <w:left w:val="nil"/>
              <w:bottom w:val="nil"/>
              <w:right w:val="nil"/>
            </w:tcBorders>
            <w:noWrap/>
            <w:vAlign w:val="center"/>
            <w:hideMark/>
          </w:tcPr>
          <w:p w14:paraId="01EFB31D" w14:textId="77777777" w:rsidR="0023185B" w:rsidRPr="000261D7" w:rsidRDefault="0023185B">
            <w:pPr>
              <w:pStyle w:val="ListParagraph"/>
              <w:numPr>
                <w:ilvl w:val="0"/>
                <w:numId w:val="7"/>
              </w:numPr>
              <w:rPr>
                <w:b/>
              </w:rPr>
            </w:pPr>
            <w:r w:rsidRPr="0091481D">
              <w:rPr>
                <w:b/>
              </w:rPr>
              <w:t>CTA technique</w:t>
            </w:r>
          </w:p>
          <w:p w14:paraId="63B721FF" w14:textId="46687F55" w:rsidR="0023185B" w:rsidRPr="0091481D" w:rsidRDefault="000261D7">
            <w:pPr>
              <w:pStyle w:val="ListParagraph"/>
              <w:numPr>
                <w:ilvl w:val="0"/>
                <w:numId w:val="2"/>
              </w:numPr>
              <w:spacing w:line="240" w:lineRule="auto"/>
            </w:pPr>
            <w:r>
              <w:t>Include</w:t>
            </w:r>
            <w:r w:rsidR="003F12FC">
              <w:t xml:space="preserve"> aortic </w:t>
            </w:r>
            <w:r>
              <w:t>a</w:t>
            </w:r>
            <w:r w:rsidR="0023185B" w:rsidRPr="0091481D">
              <w:t xml:space="preserve">rch upwards </w:t>
            </w:r>
            <w:r>
              <w:t>and</w:t>
            </w:r>
            <w:r w:rsidR="0023185B" w:rsidRPr="0091481D">
              <w:t xml:space="preserve"> include whole head to assess access and collaterals</w:t>
            </w:r>
            <w:r>
              <w:t>.</w:t>
            </w:r>
          </w:p>
          <w:p w14:paraId="03A011E7" w14:textId="77777777" w:rsidR="00EC70CE" w:rsidRPr="0091481D" w:rsidRDefault="0023185B">
            <w:pPr>
              <w:pStyle w:val="ListParagraph"/>
              <w:numPr>
                <w:ilvl w:val="0"/>
                <w:numId w:val="2"/>
              </w:numPr>
              <w:spacing w:line="240" w:lineRule="auto"/>
            </w:pPr>
            <w:r w:rsidRPr="0091481D">
              <w:t>Angiographic technique as CT Carotids local policy (time density curve, bolus tracking from arch) * guidance available from regional Neuroscience centre.</w:t>
            </w:r>
          </w:p>
        </w:tc>
      </w:tr>
      <w:tr w:rsidR="0023185B" w:rsidRPr="0091481D" w14:paraId="07CDB8B7" w14:textId="77777777" w:rsidTr="00964315">
        <w:trPr>
          <w:trHeight w:val="300"/>
        </w:trPr>
        <w:tc>
          <w:tcPr>
            <w:tcW w:w="10490" w:type="dxa"/>
            <w:tcBorders>
              <w:top w:val="nil"/>
              <w:left w:val="nil"/>
              <w:bottom w:val="nil"/>
              <w:right w:val="nil"/>
            </w:tcBorders>
            <w:noWrap/>
            <w:vAlign w:val="center"/>
            <w:hideMark/>
          </w:tcPr>
          <w:p w14:paraId="36251383" w14:textId="77777777" w:rsidR="0023185B" w:rsidRPr="0091481D" w:rsidRDefault="0023185B">
            <w:pPr>
              <w:pStyle w:val="ListParagraph"/>
              <w:numPr>
                <w:ilvl w:val="0"/>
                <w:numId w:val="7"/>
              </w:numPr>
              <w:rPr>
                <w:b/>
              </w:rPr>
            </w:pPr>
            <w:r w:rsidRPr="0091481D">
              <w:rPr>
                <w:b/>
              </w:rPr>
              <w:t>Reporting arrangements</w:t>
            </w:r>
            <w:r w:rsidR="00D96696" w:rsidRPr="0091481D">
              <w:rPr>
                <w:b/>
              </w:rPr>
              <w:t xml:space="preserve"> at referring </w:t>
            </w:r>
            <w:r w:rsidR="0098468E">
              <w:rPr>
                <w:b/>
              </w:rPr>
              <w:t>ASC</w:t>
            </w:r>
          </w:p>
          <w:p w14:paraId="476A4761" w14:textId="77777777" w:rsidR="0023185B" w:rsidRDefault="0023185B" w:rsidP="0098008C">
            <w:r w:rsidRPr="0091481D">
              <w:t xml:space="preserve">Primary review of imaging </w:t>
            </w:r>
            <w:r w:rsidR="00D96696" w:rsidRPr="0091481D">
              <w:t xml:space="preserve">at referring DGH </w:t>
            </w:r>
            <w:r w:rsidR="004653C8" w:rsidRPr="0091481D">
              <w:t xml:space="preserve">by referring </w:t>
            </w:r>
            <w:r w:rsidRPr="0091481D">
              <w:t>stroke physician</w:t>
            </w:r>
            <w:r w:rsidR="004653C8" w:rsidRPr="0091481D">
              <w:t xml:space="preserve"> including ASPECTS score</w:t>
            </w:r>
            <w:r w:rsidR="0098008C">
              <w:t>, f</w:t>
            </w:r>
            <w:r w:rsidRPr="0091481D">
              <w:t>ormal report of DGH CTA to be done by referring hospital</w:t>
            </w:r>
            <w:r w:rsidR="00C873D4">
              <w:t xml:space="preserve"> (may use RAPID AI to facilitate this)</w:t>
            </w:r>
            <w:r w:rsidR="00C873D4" w:rsidRPr="0091481D">
              <w:t>.</w:t>
            </w:r>
          </w:p>
          <w:p w14:paraId="53413652" w14:textId="4B70B34E" w:rsidR="005B12E1" w:rsidRPr="0091481D" w:rsidRDefault="005B12E1" w:rsidP="0023760E">
            <w:pPr>
              <w:spacing w:line="240" w:lineRule="auto"/>
              <w:rPr>
                <w:rFonts w:ascii="Times New Roman" w:eastAsia="Times New Roman" w:hAnsi="Times New Roman" w:cs="Times New Roman"/>
                <w:lang w:eastAsia="en-GB"/>
              </w:rPr>
            </w:pPr>
          </w:p>
        </w:tc>
      </w:tr>
      <w:tr w:rsidR="0023185B" w:rsidRPr="0091481D" w14:paraId="57B183C4" w14:textId="77777777" w:rsidTr="00964315">
        <w:trPr>
          <w:trHeight w:val="600"/>
        </w:trPr>
        <w:tc>
          <w:tcPr>
            <w:tcW w:w="10490" w:type="dxa"/>
            <w:tcBorders>
              <w:top w:val="nil"/>
              <w:left w:val="nil"/>
              <w:bottom w:val="nil"/>
              <w:right w:val="nil"/>
            </w:tcBorders>
            <w:noWrap/>
            <w:vAlign w:val="center"/>
            <w:hideMark/>
          </w:tcPr>
          <w:p w14:paraId="7A33FE8C" w14:textId="77777777" w:rsidR="0023185B" w:rsidRPr="0091481D" w:rsidRDefault="0023185B">
            <w:pPr>
              <w:pStyle w:val="ListParagraph"/>
              <w:numPr>
                <w:ilvl w:val="0"/>
                <w:numId w:val="7"/>
              </w:numPr>
              <w:spacing w:line="240" w:lineRule="auto"/>
              <w:rPr>
                <w:rFonts w:ascii="Calibri" w:eastAsia="Times New Roman" w:hAnsi="Calibri" w:cs="Calibri"/>
                <w:b/>
                <w:lang w:eastAsia="en-GB"/>
              </w:rPr>
            </w:pPr>
            <w:r w:rsidRPr="0091481D">
              <w:rPr>
                <w:rFonts w:ascii="Calibri" w:eastAsia="Times New Roman" w:hAnsi="Calibri" w:cs="Calibri"/>
                <w:b/>
                <w:lang w:eastAsia="en-GB"/>
              </w:rPr>
              <w:t>Image transfer</w:t>
            </w:r>
          </w:p>
          <w:p w14:paraId="1CED5ABC" w14:textId="1308C26C" w:rsidR="0083799A" w:rsidRDefault="0083799A" w:rsidP="00EA7347">
            <w:pPr>
              <w:spacing w:line="240" w:lineRule="auto"/>
            </w:pPr>
            <w:r>
              <w:t>To facilitate early decision making, complete imaging including CT brain, CT angiography and CT perfusion should be completed at the point of admission and made available on RAPID.</w:t>
            </w:r>
          </w:p>
          <w:p w14:paraId="37B9384C" w14:textId="0EF9DED9" w:rsidR="0023185B" w:rsidRPr="0091481D" w:rsidRDefault="0083799A" w:rsidP="00EA7347">
            <w:pPr>
              <w:spacing w:line="240" w:lineRule="auto"/>
            </w:pPr>
            <w:r>
              <w:t xml:space="preserve">In cases of </w:t>
            </w:r>
            <w:r w:rsidR="00EA7347">
              <w:t>uncertainty arrange image transfer via PACS to thrombectomy centre</w:t>
            </w:r>
          </w:p>
        </w:tc>
      </w:tr>
      <w:tr w:rsidR="0023185B" w:rsidRPr="0091481D" w14:paraId="50D60EFE" w14:textId="77777777" w:rsidTr="00964315">
        <w:trPr>
          <w:trHeight w:val="300"/>
        </w:trPr>
        <w:tc>
          <w:tcPr>
            <w:tcW w:w="10490" w:type="dxa"/>
            <w:tcBorders>
              <w:top w:val="nil"/>
              <w:left w:val="nil"/>
              <w:bottom w:val="nil"/>
              <w:right w:val="nil"/>
            </w:tcBorders>
            <w:noWrap/>
            <w:vAlign w:val="center"/>
            <w:hideMark/>
          </w:tcPr>
          <w:p w14:paraId="5018CCF8" w14:textId="77777777" w:rsidR="009A5D11" w:rsidRPr="0091481D" w:rsidRDefault="00547713">
            <w:pPr>
              <w:pStyle w:val="ListParagraph"/>
              <w:numPr>
                <w:ilvl w:val="0"/>
                <w:numId w:val="7"/>
              </w:numPr>
              <w:spacing w:line="240" w:lineRule="auto"/>
              <w:rPr>
                <w:rFonts w:ascii="Times New Roman" w:eastAsia="Times New Roman" w:hAnsi="Times New Roman" w:cs="Times New Roman"/>
                <w:lang w:eastAsia="en-GB"/>
              </w:rPr>
            </w:pPr>
            <w:r>
              <w:rPr>
                <w:rFonts w:ascii="Calibri" w:eastAsia="Times New Roman" w:hAnsi="Calibri" w:cs="Calibri"/>
                <w:b/>
                <w:lang w:eastAsia="en-GB"/>
              </w:rPr>
              <w:t>Thrombectomy cent</w:t>
            </w:r>
            <w:r w:rsidR="00F55F13">
              <w:rPr>
                <w:rFonts w:ascii="Calibri" w:eastAsia="Times New Roman" w:hAnsi="Calibri" w:cs="Calibri"/>
                <w:b/>
                <w:lang w:eastAsia="en-GB"/>
              </w:rPr>
              <w:t>re</w:t>
            </w:r>
          </w:p>
          <w:p w14:paraId="627C2CF8" w14:textId="3815546D" w:rsidR="0023185B" w:rsidRPr="0091481D" w:rsidRDefault="009A5D11" w:rsidP="009A5D11">
            <w:pPr>
              <w:spacing w:line="240" w:lineRule="auto"/>
              <w:rPr>
                <w:rFonts w:ascii="Times New Roman" w:eastAsia="Times New Roman" w:hAnsi="Times New Roman" w:cs="Times New Roman"/>
                <w:lang w:eastAsia="en-GB"/>
              </w:rPr>
            </w:pPr>
            <w:r w:rsidRPr="0091481D">
              <w:rPr>
                <w:rFonts w:ascii="Calibri" w:eastAsia="Times New Roman" w:hAnsi="Calibri" w:cs="Calibri"/>
                <w:lang w:eastAsia="en-GB"/>
              </w:rPr>
              <w:t>I</w:t>
            </w:r>
            <w:r w:rsidR="0083799A">
              <w:rPr>
                <w:rFonts w:ascii="Calibri" w:eastAsia="Times New Roman" w:hAnsi="Calibri" w:cs="Calibri"/>
                <w:lang w:eastAsia="en-GB"/>
              </w:rPr>
              <w:t>nterventional neuroradiologist should review all available imaging to confirm patient eligibility for treatment.</w:t>
            </w:r>
          </w:p>
        </w:tc>
      </w:tr>
      <w:tr w:rsidR="00563715" w:rsidRPr="0091481D" w14:paraId="5735EC06" w14:textId="77777777" w:rsidTr="00964315">
        <w:trPr>
          <w:trHeight w:val="300"/>
        </w:trPr>
        <w:tc>
          <w:tcPr>
            <w:tcW w:w="10490" w:type="dxa"/>
            <w:tcBorders>
              <w:top w:val="nil"/>
              <w:left w:val="nil"/>
              <w:bottom w:val="nil"/>
              <w:right w:val="nil"/>
            </w:tcBorders>
            <w:noWrap/>
            <w:vAlign w:val="center"/>
          </w:tcPr>
          <w:p w14:paraId="3F0A0B80" w14:textId="77777777" w:rsidR="00563715" w:rsidRPr="0091481D" w:rsidRDefault="009A5D11">
            <w:pPr>
              <w:pStyle w:val="ListParagraph"/>
              <w:numPr>
                <w:ilvl w:val="0"/>
                <w:numId w:val="7"/>
              </w:numPr>
              <w:spacing w:line="240" w:lineRule="auto"/>
              <w:rPr>
                <w:rFonts w:ascii="Calibri" w:eastAsia="Times New Roman" w:hAnsi="Calibri" w:cs="Calibri"/>
                <w:lang w:eastAsia="en-GB"/>
              </w:rPr>
            </w:pPr>
            <w:r w:rsidRPr="0091481D">
              <w:rPr>
                <w:rFonts w:ascii="Calibri" w:eastAsia="Times New Roman" w:hAnsi="Calibri" w:cs="Calibri"/>
                <w:b/>
                <w:lang w:eastAsia="en-GB"/>
              </w:rPr>
              <w:t>Follow up CT imaging</w:t>
            </w:r>
          </w:p>
          <w:p w14:paraId="7F68168C" w14:textId="4F9F1C5B" w:rsidR="002166F7" w:rsidRPr="0091481D" w:rsidRDefault="009A5D11" w:rsidP="009A5D11">
            <w:pPr>
              <w:spacing w:line="240" w:lineRule="auto"/>
              <w:rPr>
                <w:rFonts w:ascii="Calibri" w:eastAsia="Times New Roman" w:hAnsi="Calibri" w:cs="Calibri"/>
                <w:lang w:eastAsia="en-GB"/>
              </w:rPr>
            </w:pPr>
            <w:r w:rsidRPr="0091481D">
              <w:rPr>
                <w:rFonts w:ascii="Calibri" w:eastAsia="Times New Roman" w:hAnsi="Calibri" w:cs="Calibri"/>
                <w:lang w:eastAsia="en-GB"/>
              </w:rPr>
              <w:t>All patients having MT should have a follow up CT head scan at 24 hours whether they are in the thrombectomy centre or have been transferred back to the referring DGH</w:t>
            </w:r>
            <w:r w:rsidR="002166F7">
              <w:rPr>
                <w:rFonts w:ascii="Calibri" w:eastAsia="Times New Roman" w:hAnsi="Calibri" w:cs="Calibri"/>
                <w:lang w:eastAsia="en-GB"/>
              </w:rPr>
              <w:t>.</w:t>
            </w:r>
          </w:p>
        </w:tc>
      </w:tr>
      <w:tr w:rsidR="002166F7" w:rsidRPr="0091481D" w14:paraId="0E8A88F2" w14:textId="77777777" w:rsidTr="00964315">
        <w:trPr>
          <w:trHeight w:val="300"/>
        </w:trPr>
        <w:tc>
          <w:tcPr>
            <w:tcW w:w="10490" w:type="dxa"/>
            <w:tcBorders>
              <w:top w:val="nil"/>
              <w:left w:val="nil"/>
              <w:bottom w:val="nil"/>
              <w:right w:val="nil"/>
            </w:tcBorders>
            <w:noWrap/>
            <w:vAlign w:val="center"/>
          </w:tcPr>
          <w:p w14:paraId="40A17ECE" w14:textId="2554AFFE" w:rsidR="002166F7" w:rsidRPr="002166F7" w:rsidRDefault="002166F7" w:rsidP="0083799A">
            <w:pPr>
              <w:pStyle w:val="Default"/>
              <w:spacing w:after="52"/>
              <w:rPr>
                <w:rFonts w:asciiTheme="minorHAnsi" w:hAnsiTheme="minorHAnsi" w:cstheme="minorHAnsi"/>
                <w:sz w:val="22"/>
                <w:szCs w:val="22"/>
              </w:rPr>
            </w:pPr>
          </w:p>
        </w:tc>
      </w:tr>
    </w:tbl>
    <w:p w14:paraId="4677F095" w14:textId="2C9BC13C" w:rsidR="00770BDF" w:rsidRDefault="008A5546">
      <w:r>
        <w:rPr>
          <w:noProof/>
        </w:rPr>
        <w:lastRenderedPageBreak/>
        <w:drawing>
          <wp:inline distT="0" distB="0" distL="0" distR="0" wp14:anchorId="6E50F250" wp14:editId="51AEC9A0">
            <wp:extent cx="6750050" cy="9523730"/>
            <wp:effectExtent l="0" t="0" r="0" b="1270"/>
            <wp:docPr id="11743526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52636"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6750050" cy="9523730"/>
                    </a:xfrm>
                    <a:prstGeom prst="rect">
                      <a:avLst/>
                    </a:prstGeom>
                  </pic:spPr>
                </pic:pic>
              </a:graphicData>
            </a:graphic>
          </wp:inline>
        </w:drawing>
      </w:r>
    </w:p>
    <w:p w14:paraId="7DEDAE91" w14:textId="5A059142" w:rsidR="003366C3" w:rsidRDefault="003366C3">
      <w:pPr>
        <w:rPr>
          <w:noProof/>
        </w:rPr>
      </w:pPr>
    </w:p>
    <w:tbl>
      <w:tblPr>
        <w:tblW w:w="10598" w:type="dxa"/>
        <w:tblLook w:val="04A0" w:firstRow="1" w:lastRow="0" w:firstColumn="1" w:lastColumn="0" w:noHBand="0" w:noVBand="1"/>
      </w:tblPr>
      <w:tblGrid>
        <w:gridCol w:w="10598"/>
      </w:tblGrid>
      <w:tr w:rsidR="009F3F24" w:rsidRPr="0091481D" w14:paraId="1EDAB217" w14:textId="77777777" w:rsidTr="00983F51">
        <w:trPr>
          <w:trHeight w:val="300"/>
        </w:trPr>
        <w:tc>
          <w:tcPr>
            <w:tcW w:w="10598" w:type="dxa"/>
            <w:noWrap/>
            <w:vAlign w:val="center"/>
            <w:hideMark/>
          </w:tcPr>
          <w:p w14:paraId="6A2CF6D1" w14:textId="77777777" w:rsidR="008A5546" w:rsidRDefault="008A5546" w:rsidP="008A5546">
            <w:pPr>
              <w:spacing w:line="240" w:lineRule="auto"/>
              <w:rPr>
                <w:rFonts w:cstheme="minorHAnsi"/>
                <w:b/>
              </w:rPr>
            </w:pPr>
          </w:p>
          <w:p w14:paraId="02555641" w14:textId="2DB7405D" w:rsidR="009F3F24" w:rsidRPr="0091481D" w:rsidRDefault="009F3F24" w:rsidP="008A5546">
            <w:pPr>
              <w:spacing w:line="240" w:lineRule="auto"/>
              <w:rPr>
                <w:rFonts w:cstheme="minorHAnsi"/>
                <w:b/>
              </w:rPr>
            </w:pPr>
            <w:r w:rsidRPr="0091481D">
              <w:rPr>
                <w:rFonts w:cstheme="minorHAnsi"/>
                <w:b/>
              </w:rPr>
              <w:t>REFERRAL, COMMUNICATIONS &amp; CONSENT</w:t>
            </w:r>
          </w:p>
        </w:tc>
      </w:tr>
      <w:tr w:rsidR="009F3F24" w:rsidRPr="0091481D" w14:paraId="52F5A390" w14:textId="77777777" w:rsidTr="00983F51">
        <w:trPr>
          <w:trHeight w:val="829"/>
        </w:trPr>
        <w:tc>
          <w:tcPr>
            <w:tcW w:w="10598" w:type="dxa"/>
            <w:noWrap/>
            <w:vAlign w:val="center"/>
            <w:hideMark/>
          </w:tcPr>
          <w:p w14:paraId="46EED1DB" w14:textId="77777777" w:rsidR="009F3F24" w:rsidRPr="0091481D" w:rsidRDefault="009F3F24">
            <w:pPr>
              <w:pStyle w:val="ListParagraph"/>
              <w:numPr>
                <w:ilvl w:val="0"/>
                <w:numId w:val="8"/>
              </w:numPr>
              <w:spacing w:line="240" w:lineRule="auto"/>
              <w:rPr>
                <w:rFonts w:cstheme="minorHAnsi"/>
              </w:rPr>
            </w:pPr>
            <w:r w:rsidRPr="0091481D">
              <w:rPr>
                <w:rFonts w:eastAsia="Times New Roman" w:cstheme="minorHAnsi"/>
                <w:color w:val="000000"/>
                <w:lang w:eastAsia="en-GB"/>
              </w:rPr>
              <w:t>The</w:t>
            </w:r>
            <w:r w:rsidRPr="0091481D">
              <w:rPr>
                <w:rFonts w:cstheme="minorHAnsi"/>
              </w:rPr>
              <w:t xml:space="preserve"> referring Stroke Consultant will ensure the patient they wish to refer meets all the referral criteria as per the Service Specification and the Y &amp; H SOP.</w:t>
            </w:r>
          </w:p>
        </w:tc>
      </w:tr>
      <w:tr w:rsidR="009F3F24" w:rsidRPr="0091481D" w14:paraId="05A4A085" w14:textId="77777777" w:rsidTr="00983F51">
        <w:trPr>
          <w:trHeight w:val="300"/>
        </w:trPr>
        <w:tc>
          <w:tcPr>
            <w:tcW w:w="10598" w:type="dxa"/>
            <w:noWrap/>
            <w:vAlign w:val="center"/>
            <w:hideMark/>
          </w:tcPr>
          <w:p w14:paraId="34909F75" w14:textId="4394565A" w:rsidR="009F3F24" w:rsidRPr="0091481D" w:rsidRDefault="009F3F24">
            <w:pPr>
              <w:pStyle w:val="ListParagraph"/>
              <w:numPr>
                <w:ilvl w:val="0"/>
                <w:numId w:val="8"/>
              </w:numPr>
              <w:spacing w:line="240" w:lineRule="auto"/>
              <w:rPr>
                <w:rFonts w:cstheme="minorHAnsi"/>
              </w:rPr>
            </w:pPr>
            <w:r w:rsidRPr="0091481D">
              <w:rPr>
                <w:rFonts w:cstheme="minorHAnsi"/>
              </w:rPr>
              <w:t>For all referrals, the following information should be provided to the thrombectomy centre:</w:t>
            </w:r>
          </w:p>
          <w:p w14:paraId="2B4224AC" w14:textId="25B23A05" w:rsidR="008D2BFE" w:rsidRDefault="009F3F24" w:rsidP="008D2BFE">
            <w:pPr>
              <w:pStyle w:val="ListParagraph"/>
              <w:numPr>
                <w:ilvl w:val="0"/>
                <w:numId w:val="17"/>
              </w:numPr>
              <w:spacing w:line="240" w:lineRule="auto"/>
              <w:rPr>
                <w:rFonts w:cstheme="minorHAnsi"/>
              </w:rPr>
            </w:pPr>
            <w:r w:rsidRPr="0091481D">
              <w:rPr>
                <w:rFonts w:cstheme="minorHAnsi"/>
              </w:rPr>
              <w:t>Patient’s name, date of birth</w:t>
            </w:r>
            <w:r w:rsidR="008A5546">
              <w:rPr>
                <w:rFonts w:cstheme="minorHAnsi"/>
              </w:rPr>
              <w:t xml:space="preserve"> and NHS number</w:t>
            </w:r>
          </w:p>
          <w:p w14:paraId="238593CE" w14:textId="77777777" w:rsidR="008D2BFE" w:rsidRPr="008D2BFE" w:rsidRDefault="008D2BFE" w:rsidP="008D2BFE">
            <w:pPr>
              <w:pStyle w:val="ListParagraph"/>
              <w:numPr>
                <w:ilvl w:val="0"/>
                <w:numId w:val="17"/>
              </w:numPr>
              <w:spacing w:line="240" w:lineRule="auto"/>
              <w:rPr>
                <w:rFonts w:cstheme="minorHAnsi"/>
                <w:color w:val="002060"/>
              </w:rPr>
            </w:pPr>
            <w:r w:rsidRPr="008D2BFE">
              <w:rPr>
                <w:rFonts w:cstheme="minorHAnsi"/>
                <w:color w:val="002060"/>
              </w:rPr>
              <w:t>Next of kin contact details</w:t>
            </w:r>
          </w:p>
          <w:p w14:paraId="56841DF3" w14:textId="77777777" w:rsidR="009F3F24" w:rsidRPr="0091481D" w:rsidRDefault="009F3F24">
            <w:pPr>
              <w:pStyle w:val="ListParagraph"/>
              <w:numPr>
                <w:ilvl w:val="0"/>
                <w:numId w:val="17"/>
              </w:numPr>
              <w:spacing w:line="240" w:lineRule="auto"/>
              <w:rPr>
                <w:rFonts w:cstheme="minorHAnsi"/>
              </w:rPr>
            </w:pPr>
            <w:r w:rsidRPr="0091481D">
              <w:rPr>
                <w:rFonts w:cstheme="minorHAnsi"/>
              </w:rPr>
              <w:t>Referrer’s name and contact number (mobile and landline).</w:t>
            </w:r>
          </w:p>
          <w:p w14:paraId="257DE47F" w14:textId="77777777" w:rsidR="009F3F24" w:rsidRPr="0091481D" w:rsidRDefault="009F3F24">
            <w:pPr>
              <w:pStyle w:val="ListParagraph"/>
              <w:numPr>
                <w:ilvl w:val="0"/>
                <w:numId w:val="17"/>
              </w:numPr>
              <w:spacing w:line="240" w:lineRule="auto"/>
              <w:rPr>
                <w:rFonts w:cstheme="minorHAnsi"/>
              </w:rPr>
            </w:pPr>
            <w:r w:rsidRPr="0091481D">
              <w:rPr>
                <w:rFonts w:cstheme="minorHAnsi"/>
              </w:rPr>
              <w:t>Baseline details (Modified Rankin Score and comorbidities).</w:t>
            </w:r>
          </w:p>
          <w:p w14:paraId="69B3A138" w14:textId="77777777" w:rsidR="009F3F24" w:rsidRPr="0091481D" w:rsidRDefault="009F3F24">
            <w:pPr>
              <w:pStyle w:val="ListParagraph"/>
              <w:numPr>
                <w:ilvl w:val="0"/>
                <w:numId w:val="17"/>
              </w:numPr>
              <w:spacing w:line="240" w:lineRule="auto"/>
              <w:rPr>
                <w:rFonts w:cstheme="minorHAnsi"/>
              </w:rPr>
            </w:pPr>
            <w:r w:rsidRPr="0091481D">
              <w:rPr>
                <w:rFonts w:cstheme="minorHAnsi"/>
              </w:rPr>
              <w:t>Time of onset/last seen well.</w:t>
            </w:r>
          </w:p>
          <w:p w14:paraId="2B3CCD51" w14:textId="77777777" w:rsidR="009F3F24" w:rsidRPr="0091481D" w:rsidRDefault="009F3F24">
            <w:pPr>
              <w:pStyle w:val="ListParagraph"/>
              <w:numPr>
                <w:ilvl w:val="0"/>
                <w:numId w:val="17"/>
              </w:numPr>
              <w:spacing w:line="240" w:lineRule="auto"/>
              <w:rPr>
                <w:rFonts w:cstheme="minorHAnsi"/>
              </w:rPr>
            </w:pPr>
            <w:r w:rsidRPr="0091481D">
              <w:rPr>
                <w:rFonts w:cstheme="minorHAnsi"/>
              </w:rPr>
              <w:t>Precise details of deficit (NIHSS score).</w:t>
            </w:r>
          </w:p>
          <w:p w14:paraId="569D6C73" w14:textId="77777777" w:rsidR="009F3F24" w:rsidRPr="0091481D" w:rsidRDefault="009F3F24">
            <w:pPr>
              <w:pStyle w:val="ListParagraph"/>
              <w:numPr>
                <w:ilvl w:val="0"/>
                <w:numId w:val="17"/>
              </w:numPr>
              <w:spacing w:line="240" w:lineRule="auto"/>
              <w:rPr>
                <w:rFonts w:cstheme="minorHAnsi"/>
              </w:rPr>
            </w:pPr>
            <w:r w:rsidRPr="0091481D">
              <w:rPr>
                <w:rFonts w:cstheme="minorHAnsi"/>
              </w:rPr>
              <w:t>Decision re intravenous thrombolysis.</w:t>
            </w:r>
          </w:p>
          <w:p w14:paraId="3A7A6C97" w14:textId="1029E685" w:rsidR="009F3F24" w:rsidRPr="0091481D" w:rsidRDefault="008A5546" w:rsidP="008A5546">
            <w:pPr>
              <w:pStyle w:val="ListParagraph"/>
              <w:numPr>
                <w:ilvl w:val="0"/>
                <w:numId w:val="17"/>
              </w:numPr>
              <w:spacing w:line="240" w:lineRule="auto"/>
              <w:rPr>
                <w:rFonts w:cstheme="minorHAnsi"/>
              </w:rPr>
            </w:pPr>
            <w:r>
              <w:rPr>
                <w:rFonts w:cstheme="minorHAnsi"/>
              </w:rPr>
              <w:t>Imaging findings</w:t>
            </w:r>
          </w:p>
        </w:tc>
      </w:tr>
      <w:tr w:rsidR="009F3F24" w:rsidRPr="0091481D" w14:paraId="266CF8FF" w14:textId="77777777" w:rsidTr="00983F51">
        <w:trPr>
          <w:trHeight w:val="300"/>
        </w:trPr>
        <w:tc>
          <w:tcPr>
            <w:tcW w:w="10598" w:type="dxa"/>
            <w:noWrap/>
            <w:vAlign w:val="center"/>
            <w:hideMark/>
          </w:tcPr>
          <w:p w14:paraId="17AEC29F" w14:textId="77777777" w:rsidR="009F3F24" w:rsidRPr="0091481D" w:rsidRDefault="009F3F24">
            <w:pPr>
              <w:pStyle w:val="ListParagraph"/>
              <w:numPr>
                <w:ilvl w:val="0"/>
                <w:numId w:val="8"/>
              </w:numPr>
              <w:spacing w:line="240" w:lineRule="auto"/>
              <w:rPr>
                <w:rFonts w:cstheme="minorHAnsi"/>
              </w:rPr>
            </w:pPr>
            <w:r w:rsidRPr="0091481D">
              <w:rPr>
                <w:rFonts w:cstheme="minorHAnsi"/>
              </w:rPr>
              <w:t>Referrals will only be accepted from the referring Stroke Consultant using the following contact numbers.</w:t>
            </w:r>
          </w:p>
        </w:tc>
      </w:tr>
      <w:tr w:rsidR="0015412B" w:rsidRPr="0091481D" w14:paraId="1F831CED" w14:textId="77777777" w:rsidTr="00983F51">
        <w:trPr>
          <w:trHeight w:val="300"/>
        </w:trPr>
        <w:tc>
          <w:tcPr>
            <w:tcW w:w="10598" w:type="dxa"/>
            <w:noWrap/>
            <w:vAlign w:val="center"/>
          </w:tcPr>
          <w:tbl>
            <w:tblPr>
              <w:tblStyle w:val="TableGrid"/>
              <w:tblW w:w="10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9"/>
              <w:gridCol w:w="284"/>
              <w:gridCol w:w="2982"/>
              <w:gridCol w:w="283"/>
              <w:gridCol w:w="3544"/>
            </w:tblGrid>
            <w:tr w:rsidR="0015412B" w:rsidRPr="00720B88" w14:paraId="5B402636" w14:textId="77777777" w:rsidTr="0091481D">
              <w:tc>
                <w:tcPr>
                  <w:tcW w:w="3289" w:type="dxa"/>
                </w:tcPr>
                <w:p w14:paraId="3D99210F" w14:textId="65DB8536" w:rsidR="0015412B" w:rsidRPr="00720B88" w:rsidRDefault="0015412B" w:rsidP="0015412B">
                  <w:pPr>
                    <w:rPr>
                      <w:rFonts w:eastAsia="Times New Roman" w:cstheme="minorHAnsi"/>
                      <w:b/>
                      <w:color w:val="C00000"/>
                      <w:lang w:eastAsia="en-GB"/>
                    </w:rPr>
                  </w:pPr>
                  <w:r w:rsidRPr="00720B88">
                    <w:rPr>
                      <w:rFonts w:eastAsia="Times New Roman" w:cstheme="minorHAnsi"/>
                      <w:b/>
                      <w:color w:val="C00000"/>
                      <w:lang w:eastAsia="en-GB"/>
                    </w:rPr>
                    <w:t>LTH</w:t>
                  </w:r>
                </w:p>
              </w:tc>
              <w:tc>
                <w:tcPr>
                  <w:tcW w:w="284" w:type="dxa"/>
                </w:tcPr>
                <w:p w14:paraId="36960ECC" w14:textId="77777777" w:rsidR="0015412B" w:rsidRPr="00720B88" w:rsidRDefault="0015412B" w:rsidP="0015412B">
                  <w:pPr>
                    <w:rPr>
                      <w:rFonts w:eastAsia="Times New Roman" w:cstheme="minorHAnsi"/>
                      <w:b/>
                      <w:color w:val="0070C0"/>
                      <w:lang w:eastAsia="en-GB"/>
                    </w:rPr>
                  </w:pPr>
                </w:p>
              </w:tc>
              <w:tc>
                <w:tcPr>
                  <w:tcW w:w="2982" w:type="dxa"/>
                </w:tcPr>
                <w:p w14:paraId="35C2737D" w14:textId="77777777" w:rsidR="0015412B" w:rsidRPr="00720B88" w:rsidRDefault="0015412B" w:rsidP="0015412B">
                  <w:pPr>
                    <w:rPr>
                      <w:rFonts w:eastAsia="Times New Roman" w:cstheme="minorHAnsi"/>
                      <w:b/>
                      <w:color w:val="0070C0"/>
                      <w:lang w:eastAsia="en-GB"/>
                    </w:rPr>
                  </w:pPr>
                  <w:r w:rsidRPr="00720B88">
                    <w:rPr>
                      <w:rFonts w:eastAsia="Times New Roman" w:cstheme="minorHAnsi"/>
                      <w:b/>
                      <w:color w:val="0070C0"/>
                      <w:lang w:eastAsia="en-GB"/>
                    </w:rPr>
                    <w:t>STH</w:t>
                  </w:r>
                </w:p>
              </w:tc>
              <w:tc>
                <w:tcPr>
                  <w:tcW w:w="283" w:type="dxa"/>
                </w:tcPr>
                <w:p w14:paraId="7FD551E8" w14:textId="77777777" w:rsidR="0015412B" w:rsidRPr="00720B88" w:rsidRDefault="0015412B" w:rsidP="0015412B">
                  <w:pPr>
                    <w:rPr>
                      <w:rFonts w:eastAsia="Times New Roman" w:cstheme="minorHAnsi"/>
                      <w:b/>
                      <w:color w:val="538135" w:themeColor="accent6" w:themeShade="BF"/>
                      <w:lang w:eastAsia="en-GB"/>
                    </w:rPr>
                  </w:pPr>
                </w:p>
              </w:tc>
              <w:tc>
                <w:tcPr>
                  <w:tcW w:w="3544" w:type="dxa"/>
                </w:tcPr>
                <w:p w14:paraId="35B426C5" w14:textId="77777777" w:rsidR="0015412B" w:rsidRPr="00720B88" w:rsidRDefault="0015412B" w:rsidP="0015412B">
                  <w:pPr>
                    <w:rPr>
                      <w:rFonts w:eastAsia="Times New Roman" w:cstheme="minorHAnsi"/>
                      <w:b/>
                      <w:color w:val="538135" w:themeColor="accent6" w:themeShade="BF"/>
                      <w:lang w:eastAsia="en-GB"/>
                    </w:rPr>
                  </w:pPr>
                  <w:r w:rsidRPr="00720B88">
                    <w:rPr>
                      <w:rFonts w:eastAsia="Times New Roman" w:cstheme="minorHAnsi"/>
                      <w:b/>
                      <w:color w:val="70AD47" w:themeColor="accent6"/>
                      <w:lang w:eastAsia="en-GB"/>
                    </w:rPr>
                    <w:t>H</w:t>
                  </w:r>
                  <w:r w:rsidR="0091481D" w:rsidRPr="00720B88">
                    <w:rPr>
                      <w:rFonts w:eastAsia="Times New Roman" w:cstheme="minorHAnsi"/>
                      <w:b/>
                      <w:color w:val="70AD47" w:themeColor="accent6"/>
                      <w:lang w:eastAsia="en-GB"/>
                    </w:rPr>
                    <w:t>U</w:t>
                  </w:r>
                  <w:r w:rsidR="00CC471C" w:rsidRPr="00720B88">
                    <w:rPr>
                      <w:rFonts w:eastAsia="Times New Roman" w:cstheme="minorHAnsi"/>
                      <w:b/>
                      <w:color w:val="70AD47" w:themeColor="accent6"/>
                      <w:lang w:eastAsia="en-GB"/>
                    </w:rPr>
                    <w:t>TH</w:t>
                  </w:r>
                </w:p>
              </w:tc>
            </w:tr>
            <w:tr w:rsidR="00126490" w:rsidRPr="00720B88" w14:paraId="0E7592D2" w14:textId="77777777" w:rsidTr="0091481D">
              <w:trPr>
                <w:trHeight w:val="498"/>
              </w:trPr>
              <w:tc>
                <w:tcPr>
                  <w:tcW w:w="3289" w:type="dxa"/>
                </w:tcPr>
                <w:p w14:paraId="4706CCDE" w14:textId="77777777" w:rsidR="00126490" w:rsidRPr="00720B88" w:rsidRDefault="00126490" w:rsidP="00126490">
                  <w:pPr>
                    <w:rPr>
                      <w:rFonts w:eastAsia="Times New Roman" w:cstheme="minorHAnsi"/>
                      <w:b/>
                      <w:color w:val="C00000"/>
                      <w:lang w:eastAsia="en-GB"/>
                    </w:rPr>
                  </w:pPr>
                  <w:r w:rsidRPr="00720B88">
                    <w:rPr>
                      <w:rFonts w:eastAsia="Times New Roman" w:cstheme="minorHAnsi"/>
                      <w:b/>
                      <w:color w:val="C00000"/>
                      <w:lang w:eastAsia="en-GB"/>
                    </w:rPr>
                    <w:t>BAT Nurse 07786250793</w:t>
                  </w:r>
                </w:p>
                <w:p w14:paraId="6AEE4606" w14:textId="77777777" w:rsidR="00126490" w:rsidRPr="00720B88" w:rsidRDefault="00126490" w:rsidP="00126490">
                  <w:pPr>
                    <w:pStyle w:val="ListParagraph"/>
                    <w:ind w:left="313"/>
                    <w:rPr>
                      <w:rFonts w:eastAsia="Times New Roman" w:cstheme="minorHAnsi"/>
                      <w:b/>
                      <w:color w:val="C00000"/>
                      <w:lang w:eastAsia="en-GB"/>
                    </w:rPr>
                  </w:pPr>
                </w:p>
              </w:tc>
              <w:tc>
                <w:tcPr>
                  <w:tcW w:w="284" w:type="dxa"/>
                </w:tcPr>
                <w:p w14:paraId="52014B2A" w14:textId="77777777" w:rsidR="00126490" w:rsidRPr="00720B88" w:rsidRDefault="00126490" w:rsidP="00126490">
                  <w:pPr>
                    <w:rPr>
                      <w:rFonts w:eastAsia="Times New Roman" w:cstheme="minorHAnsi"/>
                      <w:b/>
                      <w:color w:val="0070C0"/>
                      <w:lang w:eastAsia="en-GB"/>
                    </w:rPr>
                  </w:pPr>
                </w:p>
              </w:tc>
              <w:tc>
                <w:tcPr>
                  <w:tcW w:w="2982" w:type="dxa"/>
                </w:tcPr>
                <w:p w14:paraId="16AD752F" w14:textId="77777777" w:rsidR="00126490" w:rsidRPr="00720B88" w:rsidRDefault="00126490" w:rsidP="00126490">
                  <w:pPr>
                    <w:rPr>
                      <w:rFonts w:eastAsia="Times New Roman" w:cstheme="minorHAnsi"/>
                      <w:b/>
                      <w:color w:val="0070C0"/>
                      <w:lang w:eastAsia="en-GB"/>
                    </w:rPr>
                  </w:pPr>
                  <w:r w:rsidRPr="00720B88">
                    <w:rPr>
                      <w:rFonts w:eastAsia="Times New Roman" w:cstheme="minorHAnsi"/>
                      <w:b/>
                      <w:color w:val="0070C0"/>
                      <w:lang w:eastAsia="en-GB"/>
                    </w:rPr>
                    <w:t xml:space="preserve">Stroke nurse specialist </w:t>
                  </w:r>
                </w:p>
                <w:p w14:paraId="17754745" w14:textId="1641EC41" w:rsidR="00126490" w:rsidRPr="00720B88" w:rsidRDefault="00126490" w:rsidP="00126490">
                  <w:pPr>
                    <w:rPr>
                      <w:rFonts w:eastAsia="Times New Roman" w:cstheme="minorHAnsi"/>
                      <w:b/>
                      <w:color w:val="0070C0"/>
                      <w:lang w:eastAsia="en-GB"/>
                    </w:rPr>
                  </w:pPr>
                  <w:r w:rsidRPr="00720B88">
                    <w:rPr>
                      <w:rFonts w:eastAsia="Times New Roman" w:cstheme="minorHAnsi"/>
                      <w:b/>
                      <w:color w:val="0070C0"/>
                      <w:lang w:eastAsia="en-GB"/>
                    </w:rPr>
                    <w:t>0114</w:t>
                  </w:r>
                  <w:r w:rsidR="00241B32">
                    <w:rPr>
                      <w:rFonts w:eastAsia="Times New Roman" w:cstheme="minorHAnsi"/>
                      <w:b/>
                      <w:color w:val="0070C0"/>
                      <w:lang w:eastAsia="en-GB"/>
                    </w:rPr>
                    <w:t xml:space="preserve"> </w:t>
                  </w:r>
                  <w:r w:rsidRPr="00720B88">
                    <w:rPr>
                      <w:rFonts w:eastAsia="Times New Roman" w:cstheme="minorHAnsi"/>
                      <w:b/>
                      <w:color w:val="0070C0"/>
                      <w:lang w:eastAsia="en-GB"/>
                    </w:rPr>
                    <w:t>2265780</w:t>
                  </w:r>
                </w:p>
              </w:tc>
              <w:tc>
                <w:tcPr>
                  <w:tcW w:w="283" w:type="dxa"/>
                </w:tcPr>
                <w:p w14:paraId="093BE894" w14:textId="77777777" w:rsidR="00126490" w:rsidRPr="00720B88" w:rsidRDefault="00126490" w:rsidP="00126490">
                  <w:pPr>
                    <w:rPr>
                      <w:rFonts w:eastAsia="Times New Roman" w:cstheme="minorHAnsi"/>
                      <w:b/>
                      <w:color w:val="538135" w:themeColor="accent6" w:themeShade="BF"/>
                      <w:lang w:eastAsia="en-GB"/>
                    </w:rPr>
                  </w:pPr>
                </w:p>
              </w:tc>
              <w:tc>
                <w:tcPr>
                  <w:tcW w:w="3544" w:type="dxa"/>
                </w:tcPr>
                <w:p w14:paraId="5A562651" w14:textId="0F2FD95D" w:rsidR="00126490" w:rsidRPr="00720B88" w:rsidRDefault="00346446" w:rsidP="00126490">
                  <w:pPr>
                    <w:rPr>
                      <w:rFonts w:cstheme="minorHAnsi"/>
                      <w:b/>
                      <w:color w:val="538135" w:themeColor="accent6" w:themeShade="BF"/>
                      <w:shd w:val="clear" w:color="auto" w:fill="FFFFFF"/>
                    </w:rPr>
                  </w:pPr>
                  <w:r>
                    <w:rPr>
                      <w:rFonts w:cstheme="minorHAnsi"/>
                      <w:b/>
                      <w:color w:val="538135" w:themeColor="accent6" w:themeShade="BF"/>
                      <w:shd w:val="clear" w:color="auto" w:fill="FFFFFF"/>
                    </w:rPr>
                    <w:t>Interventional Radiology</w:t>
                  </w:r>
                </w:p>
                <w:p w14:paraId="3608E63D" w14:textId="2F0E3187" w:rsidR="001B793B" w:rsidRPr="00720B88" w:rsidRDefault="008A5546" w:rsidP="008A5546">
                  <w:pPr>
                    <w:rPr>
                      <w:rFonts w:eastAsia="Times New Roman" w:cstheme="minorHAnsi"/>
                      <w:b/>
                      <w:color w:val="538135" w:themeColor="accent6" w:themeShade="BF"/>
                      <w:lang w:eastAsia="en-GB"/>
                    </w:rPr>
                  </w:pPr>
                  <w:r>
                    <w:rPr>
                      <w:rFonts w:cstheme="minorHAnsi"/>
                      <w:b/>
                      <w:color w:val="538135" w:themeColor="accent6" w:themeShade="BF"/>
                      <w:shd w:val="clear" w:color="auto" w:fill="FFFFFF"/>
                    </w:rPr>
                    <w:t>07780107734</w:t>
                  </w:r>
                </w:p>
              </w:tc>
            </w:tr>
          </w:tbl>
          <w:p w14:paraId="4F8E41E7" w14:textId="77777777" w:rsidR="0015412B" w:rsidRPr="00720B88" w:rsidRDefault="0015412B" w:rsidP="0015412B">
            <w:pPr>
              <w:spacing w:line="240" w:lineRule="auto"/>
              <w:rPr>
                <w:rFonts w:cstheme="minorHAnsi"/>
                <w:b/>
              </w:rPr>
            </w:pPr>
          </w:p>
        </w:tc>
      </w:tr>
      <w:tr w:rsidR="009F3F24" w:rsidRPr="0091481D" w14:paraId="2E6B8B01" w14:textId="77777777" w:rsidTr="00983F51">
        <w:trPr>
          <w:trHeight w:val="300"/>
        </w:trPr>
        <w:tc>
          <w:tcPr>
            <w:tcW w:w="10598" w:type="dxa"/>
            <w:noWrap/>
            <w:vAlign w:val="center"/>
            <w:hideMark/>
          </w:tcPr>
          <w:p w14:paraId="6E041A22" w14:textId="5771D652" w:rsidR="009F3F24" w:rsidRPr="008A5546" w:rsidRDefault="009F3F24" w:rsidP="008A5546">
            <w:pPr>
              <w:spacing w:line="240" w:lineRule="auto"/>
              <w:rPr>
                <w:rFonts w:cstheme="minorHAnsi"/>
              </w:rPr>
            </w:pPr>
          </w:p>
        </w:tc>
      </w:tr>
      <w:tr w:rsidR="009F3F24" w:rsidRPr="0091481D" w14:paraId="1FA02B7C" w14:textId="77777777" w:rsidTr="00983F51">
        <w:trPr>
          <w:trHeight w:val="300"/>
        </w:trPr>
        <w:tc>
          <w:tcPr>
            <w:tcW w:w="10598" w:type="dxa"/>
            <w:noWrap/>
            <w:vAlign w:val="center"/>
            <w:hideMark/>
          </w:tcPr>
          <w:p w14:paraId="6EC07A8E" w14:textId="77777777" w:rsidR="005408EC" w:rsidRPr="0091481D" w:rsidRDefault="005408EC" w:rsidP="005408EC">
            <w:pPr>
              <w:pStyle w:val="ListParagraph"/>
              <w:spacing w:line="240" w:lineRule="auto"/>
              <w:ind w:left="360"/>
              <w:rPr>
                <w:rFonts w:cstheme="minorHAnsi"/>
              </w:rPr>
            </w:pPr>
          </w:p>
          <w:p w14:paraId="692A8794" w14:textId="3236544A" w:rsidR="009F3F24" w:rsidRPr="0091481D" w:rsidRDefault="009F3F24">
            <w:pPr>
              <w:pStyle w:val="ListParagraph"/>
              <w:numPr>
                <w:ilvl w:val="0"/>
                <w:numId w:val="8"/>
              </w:numPr>
              <w:spacing w:line="240" w:lineRule="auto"/>
              <w:rPr>
                <w:rFonts w:cstheme="minorHAnsi"/>
              </w:rPr>
            </w:pPr>
            <w:r w:rsidRPr="0091481D">
              <w:rPr>
                <w:rFonts w:cstheme="minorHAnsi"/>
              </w:rPr>
              <w:t xml:space="preserve">The </w:t>
            </w:r>
            <w:r w:rsidR="0015412B" w:rsidRPr="0091481D">
              <w:rPr>
                <w:rFonts w:cstheme="minorHAnsi"/>
              </w:rPr>
              <w:t>coordinating nurse</w:t>
            </w:r>
            <w:r w:rsidRPr="0091481D">
              <w:rPr>
                <w:rFonts w:cstheme="minorHAnsi"/>
              </w:rPr>
              <w:t xml:space="preserve"> reserves the right to decline any referral unless all th</w:t>
            </w:r>
            <w:r w:rsidR="008A5546">
              <w:rPr>
                <w:rFonts w:cstheme="minorHAnsi"/>
              </w:rPr>
              <w:t>e relevant</w:t>
            </w:r>
            <w:r w:rsidRPr="0091481D">
              <w:rPr>
                <w:rFonts w:cstheme="minorHAnsi"/>
              </w:rPr>
              <w:t xml:space="preserve"> information is directly provided by the referring Stroke Consultant.  </w:t>
            </w:r>
          </w:p>
        </w:tc>
      </w:tr>
      <w:tr w:rsidR="009F3F24" w:rsidRPr="0091481D" w14:paraId="1F02FCAA" w14:textId="77777777" w:rsidTr="00983F51">
        <w:trPr>
          <w:trHeight w:val="300"/>
        </w:trPr>
        <w:tc>
          <w:tcPr>
            <w:tcW w:w="10598" w:type="dxa"/>
            <w:noWrap/>
            <w:vAlign w:val="center"/>
            <w:hideMark/>
          </w:tcPr>
          <w:p w14:paraId="5EB0EB0B" w14:textId="087108DF" w:rsidR="009F3F24" w:rsidRPr="0091481D" w:rsidRDefault="009F3F24">
            <w:pPr>
              <w:pStyle w:val="ListParagraph"/>
              <w:numPr>
                <w:ilvl w:val="0"/>
                <w:numId w:val="8"/>
              </w:numPr>
              <w:spacing w:line="240" w:lineRule="auto"/>
              <w:rPr>
                <w:rFonts w:cstheme="minorHAnsi"/>
              </w:rPr>
            </w:pPr>
            <w:r w:rsidRPr="0091481D">
              <w:rPr>
                <w:rFonts w:cstheme="minorHAnsi"/>
              </w:rPr>
              <w:t xml:space="preserve">The </w:t>
            </w:r>
            <w:r w:rsidR="0015412B" w:rsidRPr="0091481D">
              <w:rPr>
                <w:rFonts w:cstheme="minorHAnsi"/>
              </w:rPr>
              <w:t>coordinating</w:t>
            </w:r>
            <w:r w:rsidR="008A5546">
              <w:rPr>
                <w:rFonts w:cstheme="minorHAnsi"/>
              </w:rPr>
              <w:t xml:space="preserve"> </w:t>
            </w:r>
            <w:r w:rsidR="0015412B" w:rsidRPr="0091481D">
              <w:rPr>
                <w:rFonts w:cstheme="minorHAnsi"/>
              </w:rPr>
              <w:t xml:space="preserve">nurse </w:t>
            </w:r>
            <w:r w:rsidRPr="0091481D">
              <w:rPr>
                <w:rFonts w:cstheme="minorHAnsi"/>
              </w:rPr>
              <w:t xml:space="preserve">will discuss the case with the </w:t>
            </w:r>
            <w:r w:rsidR="00EB4F59">
              <w:rPr>
                <w:rFonts w:cstheme="minorHAnsi"/>
              </w:rPr>
              <w:t xml:space="preserve">stroke </w:t>
            </w:r>
            <w:r w:rsidRPr="0091481D">
              <w:rPr>
                <w:rFonts w:cstheme="minorHAnsi"/>
              </w:rPr>
              <w:t xml:space="preserve">consultant </w:t>
            </w:r>
            <w:r w:rsidR="00EB4F59">
              <w:rPr>
                <w:rFonts w:cstheme="minorHAnsi"/>
              </w:rPr>
              <w:t xml:space="preserve">/ interventional radiologist according to local practice </w:t>
            </w:r>
            <w:r w:rsidRPr="0091481D">
              <w:rPr>
                <w:rFonts w:cstheme="minorHAnsi"/>
              </w:rPr>
              <w:t xml:space="preserve">  The</w:t>
            </w:r>
            <w:r w:rsidR="008A5546">
              <w:rPr>
                <w:rFonts w:cstheme="minorHAnsi"/>
              </w:rPr>
              <w:t xml:space="preserve"> images will be reviewed by interventional radiology</w:t>
            </w:r>
            <w:r w:rsidRPr="0091481D">
              <w:rPr>
                <w:rFonts w:cstheme="minorHAnsi"/>
              </w:rPr>
              <w:t xml:space="preserve"> </w:t>
            </w:r>
            <w:r w:rsidR="008A5546">
              <w:rPr>
                <w:rFonts w:cstheme="minorHAnsi"/>
              </w:rPr>
              <w:t>who will</w:t>
            </w:r>
            <w:r w:rsidRPr="0091481D">
              <w:rPr>
                <w:rFonts w:cstheme="minorHAnsi"/>
              </w:rPr>
              <w:t xml:space="preserve"> provide advice on whether the patient is potentially eligible for thrombectomy.</w:t>
            </w:r>
          </w:p>
          <w:p w14:paraId="02446F29" w14:textId="166920F5" w:rsidR="008A5546" w:rsidRDefault="008A5546" w:rsidP="008A5546">
            <w:pPr>
              <w:pStyle w:val="ListParagraph"/>
              <w:spacing w:line="240" w:lineRule="auto"/>
              <w:ind w:left="360"/>
              <w:rPr>
                <w:rFonts w:cstheme="minorHAnsi"/>
              </w:rPr>
            </w:pPr>
          </w:p>
          <w:p w14:paraId="4435EB46" w14:textId="5A221F29" w:rsidR="0015412B" w:rsidRPr="0091481D" w:rsidRDefault="008A5546">
            <w:pPr>
              <w:pStyle w:val="ListParagraph"/>
              <w:numPr>
                <w:ilvl w:val="0"/>
                <w:numId w:val="8"/>
              </w:numPr>
              <w:spacing w:line="240" w:lineRule="auto"/>
              <w:rPr>
                <w:rFonts w:cstheme="minorHAnsi"/>
              </w:rPr>
            </w:pPr>
            <w:r>
              <w:rPr>
                <w:rFonts w:cstheme="minorHAnsi"/>
              </w:rPr>
              <w:t>T</w:t>
            </w:r>
            <w:r w:rsidR="009F3F24" w:rsidRPr="0091481D">
              <w:rPr>
                <w:rFonts w:cstheme="minorHAnsi"/>
              </w:rPr>
              <w:t>he thrombectomy centre will respond to the referring Stroke Consultant by te</w:t>
            </w:r>
            <w:r w:rsidR="0015412B" w:rsidRPr="0091481D">
              <w:rPr>
                <w:rFonts w:cstheme="minorHAnsi"/>
              </w:rPr>
              <w:t xml:space="preserve">lephone, within 10 minutes, </w:t>
            </w:r>
          </w:p>
          <w:p w14:paraId="638FB3F2" w14:textId="67C44D9A" w:rsidR="009F3F24" w:rsidRPr="0091481D" w:rsidRDefault="009020C3">
            <w:pPr>
              <w:pStyle w:val="ListParagraph"/>
              <w:numPr>
                <w:ilvl w:val="1"/>
                <w:numId w:val="8"/>
              </w:numPr>
              <w:spacing w:line="240" w:lineRule="auto"/>
              <w:rPr>
                <w:rFonts w:cstheme="minorHAnsi"/>
              </w:rPr>
            </w:pPr>
            <w:r>
              <w:rPr>
                <w:rFonts w:cstheme="minorHAnsi"/>
              </w:rPr>
              <w:t>A</w:t>
            </w:r>
            <w:r w:rsidR="009F3F24" w:rsidRPr="0091481D">
              <w:rPr>
                <w:rFonts w:cstheme="minorHAnsi"/>
              </w:rPr>
              <w:t xml:space="preserve">gree patient transfer </w:t>
            </w:r>
            <w:r w:rsidR="0015412B" w:rsidRPr="0091481D">
              <w:rPr>
                <w:rFonts w:cstheme="minorHAnsi"/>
              </w:rPr>
              <w:t xml:space="preserve">and </w:t>
            </w:r>
            <w:r w:rsidR="009F3F24" w:rsidRPr="0091481D">
              <w:rPr>
                <w:rFonts w:cstheme="minorHAnsi"/>
              </w:rPr>
              <w:t xml:space="preserve">confirm transfer details or </w:t>
            </w:r>
          </w:p>
          <w:p w14:paraId="1AF72AC0" w14:textId="29677044" w:rsidR="009F3F24" w:rsidRDefault="009020C3">
            <w:pPr>
              <w:pStyle w:val="ListParagraph"/>
              <w:numPr>
                <w:ilvl w:val="1"/>
                <w:numId w:val="8"/>
              </w:numPr>
              <w:spacing w:line="240" w:lineRule="auto"/>
              <w:rPr>
                <w:rFonts w:cstheme="minorHAnsi"/>
              </w:rPr>
            </w:pPr>
            <w:r>
              <w:rPr>
                <w:rFonts w:cstheme="minorHAnsi"/>
              </w:rPr>
              <w:t>D</w:t>
            </w:r>
            <w:r w:rsidR="009F3F24" w:rsidRPr="0091481D">
              <w:rPr>
                <w:rFonts w:cstheme="minorHAnsi"/>
              </w:rPr>
              <w:t>ecline patient transfer if deemed unsuitable</w:t>
            </w:r>
            <w:r w:rsidR="008A5546">
              <w:rPr>
                <w:rFonts w:cstheme="minorHAnsi"/>
              </w:rPr>
              <w:t>.  Reason for declining must be explicitly stated</w:t>
            </w:r>
          </w:p>
          <w:p w14:paraId="172FC771" w14:textId="6AD0313D" w:rsidR="00720B88" w:rsidRPr="0091481D" w:rsidRDefault="00720B88">
            <w:pPr>
              <w:pStyle w:val="ListParagraph"/>
              <w:numPr>
                <w:ilvl w:val="1"/>
                <w:numId w:val="8"/>
              </w:numPr>
              <w:spacing w:line="240" w:lineRule="auto"/>
              <w:rPr>
                <w:rFonts w:cstheme="minorHAnsi"/>
              </w:rPr>
            </w:pPr>
            <w:r w:rsidRPr="001D2767">
              <w:t xml:space="preserve">LTHT will respond on patient pass within 15 minutes, if no response within this time, referring ASC to contact on above mobile number. In the event of patient pass </w:t>
            </w:r>
            <w:r w:rsidR="001D2767" w:rsidRPr="001D2767">
              <w:t>failure,</w:t>
            </w:r>
            <w:r w:rsidRPr="001D2767">
              <w:t xml:space="preserve"> the phone number above should also be used</w:t>
            </w:r>
            <w:r w:rsidRPr="00720B88">
              <w:rPr>
                <w:color w:val="FF0000"/>
              </w:rPr>
              <w:t>.</w:t>
            </w:r>
          </w:p>
        </w:tc>
      </w:tr>
      <w:tr w:rsidR="009F3F24" w:rsidRPr="0091481D" w14:paraId="57A20EB5" w14:textId="77777777" w:rsidTr="00983F51">
        <w:trPr>
          <w:trHeight w:val="2820"/>
        </w:trPr>
        <w:tc>
          <w:tcPr>
            <w:tcW w:w="10598" w:type="dxa"/>
            <w:noWrap/>
            <w:vAlign w:val="center"/>
            <w:hideMark/>
          </w:tcPr>
          <w:p w14:paraId="50A3CB97" w14:textId="77777777" w:rsidR="009F3F24" w:rsidRPr="0091481D" w:rsidRDefault="009F3F24">
            <w:pPr>
              <w:pStyle w:val="ListParagraph"/>
              <w:numPr>
                <w:ilvl w:val="0"/>
                <w:numId w:val="8"/>
              </w:numPr>
              <w:spacing w:line="240" w:lineRule="auto"/>
              <w:rPr>
                <w:rFonts w:cstheme="minorHAnsi"/>
              </w:rPr>
            </w:pPr>
            <w:r w:rsidRPr="0091481D">
              <w:rPr>
                <w:rFonts w:cstheme="minorHAnsi"/>
              </w:rPr>
              <w:t>If accepted for thrombectomy assessment, the patient and family must be informed that “the patient may have further imaging on arrival and a decision taken whether to:</w:t>
            </w:r>
          </w:p>
          <w:p w14:paraId="36C644C9" w14:textId="77777777" w:rsidR="0015412B" w:rsidRPr="0091481D" w:rsidRDefault="009F3F24">
            <w:pPr>
              <w:pStyle w:val="ListParagraph"/>
              <w:numPr>
                <w:ilvl w:val="1"/>
                <w:numId w:val="8"/>
              </w:numPr>
              <w:spacing w:line="240" w:lineRule="auto"/>
              <w:rPr>
                <w:rFonts w:cstheme="minorHAnsi"/>
              </w:rPr>
            </w:pPr>
            <w:r w:rsidRPr="0091481D">
              <w:rPr>
                <w:rFonts w:cstheme="minorHAnsi"/>
              </w:rPr>
              <w:t xml:space="preserve">offer endovascular treatment (if eligible), </w:t>
            </w:r>
          </w:p>
          <w:p w14:paraId="6F49A031" w14:textId="77777777" w:rsidR="0015412B" w:rsidRPr="0091481D" w:rsidRDefault="009F3F24">
            <w:pPr>
              <w:pStyle w:val="ListParagraph"/>
              <w:numPr>
                <w:ilvl w:val="1"/>
                <w:numId w:val="8"/>
              </w:numPr>
              <w:spacing w:line="240" w:lineRule="auto"/>
              <w:rPr>
                <w:rFonts w:cstheme="minorHAnsi"/>
              </w:rPr>
            </w:pPr>
            <w:r w:rsidRPr="0091481D">
              <w:rPr>
                <w:rFonts w:cstheme="minorHAnsi"/>
              </w:rPr>
              <w:t xml:space="preserve">offer participation in a clinical trial which may include thrombectomy or no intervention (if eligibility unclear) </w:t>
            </w:r>
          </w:p>
          <w:p w14:paraId="76937B72" w14:textId="77777777" w:rsidR="009F3F24" w:rsidRPr="0091481D" w:rsidRDefault="009F3F24">
            <w:pPr>
              <w:pStyle w:val="ListParagraph"/>
              <w:numPr>
                <w:ilvl w:val="1"/>
                <w:numId w:val="8"/>
              </w:numPr>
              <w:spacing w:line="240" w:lineRule="auto"/>
              <w:rPr>
                <w:rFonts w:cstheme="minorHAnsi"/>
              </w:rPr>
            </w:pPr>
            <w:r w:rsidRPr="0091481D">
              <w:rPr>
                <w:rFonts w:cstheme="minorHAnsi"/>
              </w:rPr>
              <w:t>recommend no intervention (if patient symptoms fully resolved or not eligible for treatment or clinical trial).”</w:t>
            </w:r>
          </w:p>
          <w:p w14:paraId="12F3CA2A" w14:textId="77777777" w:rsidR="0091481D" w:rsidRPr="0091481D" w:rsidRDefault="009F3F24" w:rsidP="0091481D">
            <w:pPr>
              <w:spacing w:line="240" w:lineRule="auto"/>
              <w:rPr>
                <w:rFonts w:cstheme="minorHAnsi"/>
              </w:rPr>
            </w:pPr>
            <w:r w:rsidRPr="0091481D">
              <w:rPr>
                <w:rFonts w:cstheme="minorHAnsi"/>
              </w:rPr>
              <w:t>Patients and relatives should understand that if not eligible for treatment, the patient will normally be returned immediately to the referring hospital.</w:t>
            </w:r>
          </w:p>
          <w:p w14:paraId="2D9F6994" w14:textId="77777777" w:rsidR="0091481D" w:rsidRPr="0091481D" w:rsidRDefault="0091481D" w:rsidP="0091481D">
            <w:pPr>
              <w:rPr>
                <w:rFonts w:cstheme="minorHAnsi"/>
              </w:rPr>
            </w:pPr>
          </w:p>
        </w:tc>
      </w:tr>
      <w:tr w:rsidR="009F3F24" w:rsidRPr="0091481D" w14:paraId="4DFDF733" w14:textId="77777777" w:rsidTr="00983F51">
        <w:trPr>
          <w:trHeight w:val="300"/>
        </w:trPr>
        <w:tc>
          <w:tcPr>
            <w:tcW w:w="10598" w:type="dxa"/>
            <w:noWrap/>
            <w:vAlign w:val="center"/>
          </w:tcPr>
          <w:p w14:paraId="7F1B1B94" w14:textId="77777777" w:rsidR="009F3F24" w:rsidRPr="0091481D" w:rsidRDefault="009F3F24">
            <w:pPr>
              <w:pStyle w:val="ListParagraph"/>
              <w:numPr>
                <w:ilvl w:val="0"/>
                <w:numId w:val="8"/>
              </w:numPr>
              <w:spacing w:line="240" w:lineRule="auto"/>
              <w:rPr>
                <w:rFonts w:cstheme="minorHAnsi"/>
              </w:rPr>
            </w:pPr>
            <w:r w:rsidRPr="0091481D">
              <w:rPr>
                <w:rFonts w:eastAsia="Times New Roman" w:cstheme="minorHAnsi"/>
                <w:bCs/>
                <w:color w:val="000000"/>
                <w:lang w:eastAsia="en-GB"/>
              </w:rPr>
              <w:t>All patients referred for MT, and any accompanying persons, should be given information about MT using a standardised information document and a record kept on the MT checklist that this has been undertaken.</w:t>
            </w:r>
          </w:p>
        </w:tc>
      </w:tr>
    </w:tbl>
    <w:p w14:paraId="230131E0" w14:textId="77777777" w:rsidR="00EA7347" w:rsidRDefault="00EA7347">
      <w:pPr>
        <w:rPr>
          <w:ins w:id="0" w:author="BLANK, Catrin (SHEFFIELD TEACHING HOSPITALS NHS FOUNDATION TRUST)" w:date="2022-11-24T20:44:00Z"/>
        </w:rPr>
      </w:pPr>
    </w:p>
    <w:p w14:paraId="7FE329C0" w14:textId="77777777" w:rsidR="00EA7347" w:rsidRDefault="00EA7347">
      <w:r>
        <w:br w:type="page"/>
      </w:r>
    </w:p>
    <w:tbl>
      <w:tblPr>
        <w:tblW w:w="10490" w:type="dxa"/>
        <w:tblLook w:val="04A0" w:firstRow="1" w:lastRow="0" w:firstColumn="1" w:lastColumn="0" w:noHBand="0" w:noVBand="1"/>
      </w:tblPr>
      <w:tblGrid>
        <w:gridCol w:w="10490"/>
      </w:tblGrid>
      <w:tr w:rsidR="0023185B" w:rsidRPr="0091481D" w14:paraId="4657B569" w14:textId="77777777" w:rsidTr="00964315">
        <w:trPr>
          <w:trHeight w:val="300"/>
        </w:trPr>
        <w:tc>
          <w:tcPr>
            <w:tcW w:w="10490" w:type="dxa"/>
            <w:tcBorders>
              <w:top w:val="nil"/>
              <w:left w:val="nil"/>
              <w:bottom w:val="nil"/>
              <w:right w:val="nil"/>
            </w:tcBorders>
            <w:noWrap/>
            <w:vAlign w:val="center"/>
            <w:hideMark/>
          </w:tcPr>
          <w:p w14:paraId="60AF763C" w14:textId="77777777" w:rsidR="0023185B" w:rsidRPr="0091481D" w:rsidRDefault="00007756" w:rsidP="00043710">
            <w:pPr>
              <w:spacing w:line="240" w:lineRule="auto"/>
              <w:jc w:val="center"/>
              <w:rPr>
                <w:rFonts w:ascii="Calibri" w:eastAsia="Times New Roman" w:hAnsi="Calibri" w:cs="Calibri"/>
                <w:b/>
                <w:bCs/>
                <w:color w:val="000000"/>
                <w:lang w:eastAsia="en-GB"/>
              </w:rPr>
            </w:pPr>
            <w:r>
              <w:lastRenderedPageBreak/>
              <w:br w:type="page"/>
            </w:r>
            <w:r w:rsidR="00770BDF" w:rsidRPr="0091481D">
              <w:br w:type="page"/>
            </w:r>
            <w:r w:rsidR="0023185B" w:rsidRPr="0091481D">
              <w:rPr>
                <w:rFonts w:ascii="Calibri" w:eastAsia="Times New Roman" w:hAnsi="Calibri" w:cs="Calibri"/>
                <w:b/>
                <w:bCs/>
                <w:color w:val="000000"/>
                <w:lang w:eastAsia="en-GB"/>
              </w:rPr>
              <w:t>TRANSFER</w:t>
            </w:r>
          </w:p>
        </w:tc>
      </w:tr>
      <w:tr w:rsidR="0023185B" w:rsidRPr="0091481D" w14:paraId="53BB5911" w14:textId="77777777" w:rsidTr="00DD2DD8">
        <w:trPr>
          <w:trHeight w:val="4513"/>
        </w:trPr>
        <w:tc>
          <w:tcPr>
            <w:tcW w:w="10490" w:type="dxa"/>
            <w:tcBorders>
              <w:top w:val="nil"/>
              <w:left w:val="nil"/>
              <w:bottom w:val="nil"/>
              <w:right w:val="nil"/>
            </w:tcBorders>
            <w:vAlign w:val="center"/>
            <w:hideMark/>
          </w:tcPr>
          <w:p w14:paraId="0652C5BD" w14:textId="77777777" w:rsidR="00F5030A" w:rsidRDefault="00F5030A" w:rsidP="00F5030A">
            <w:pPr>
              <w:spacing w:line="240" w:lineRule="auto"/>
              <w:rPr>
                <w:rFonts w:ascii="Calibri" w:eastAsia="Times New Roman" w:hAnsi="Calibri" w:cs="Calibri"/>
                <w:color w:val="000000"/>
                <w:lang w:eastAsia="en-GB"/>
              </w:rPr>
            </w:pPr>
            <w:r w:rsidRPr="00F5030A">
              <w:rPr>
                <w:rFonts w:ascii="Calibri" w:eastAsia="Times New Roman" w:hAnsi="Calibri" w:cs="Calibri"/>
                <w:color w:val="000000"/>
                <w:lang w:eastAsia="en-GB"/>
              </w:rPr>
              <w:t>To enable door in door out (DIDO) times of &lt; 30 minutes, the following steps will be adopted:</w:t>
            </w:r>
          </w:p>
          <w:p w14:paraId="259BD1A6" w14:textId="77777777" w:rsidR="00F5030A" w:rsidRDefault="00F5030A" w:rsidP="00F5030A">
            <w:pPr>
              <w:pStyle w:val="ListParagraph"/>
              <w:numPr>
                <w:ilvl w:val="0"/>
                <w:numId w:val="44"/>
              </w:numPr>
              <w:spacing w:line="240" w:lineRule="auto"/>
              <w:rPr>
                <w:rFonts w:ascii="Calibri" w:eastAsia="Times New Roman" w:hAnsi="Calibri" w:cs="Calibri"/>
                <w:color w:val="000000"/>
                <w:lang w:eastAsia="en-GB"/>
              </w:rPr>
            </w:pPr>
            <w:r w:rsidRPr="00F5030A">
              <w:rPr>
                <w:rFonts w:ascii="Calibri" w:eastAsia="Times New Roman" w:hAnsi="Calibri" w:cs="Calibri"/>
                <w:color w:val="000000"/>
                <w:lang w:eastAsia="en-GB"/>
              </w:rPr>
              <w:t>Ambulance pre-alerts for all suspected stroke patients supported with the use of video assessment (telemedicine) where available.</w:t>
            </w:r>
          </w:p>
          <w:p w14:paraId="35492553" w14:textId="1C2C0EF9" w:rsidR="00F5030A" w:rsidRDefault="00F5030A" w:rsidP="00F5030A">
            <w:pPr>
              <w:pStyle w:val="ListParagraph"/>
              <w:numPr>
                <w:ilvl w:val="0"/>
                <w:numId w:val="44"/>
              </w:numPr>
              <w:spacing w:line="240" w:lineRule="auto"/>
              <w:rPr>
                <w:rFonts w:ascii="Calibri" w:eastAsia="Times New Roman" w:hAnsi="Calibri" w:cs="Calibri"/>
                <w:color w:val="000000"/>
                <w:lang w:eastAsia="en-GB"/>
              </w:rPr>
            </w:pPr>
            <w:r w:rsidRPr="00F5030A">
              <w:rPr>
                <w:rFonts w:ascii="Calibri" w:eastAsia="Times New Roman" w:hAnsi="Calibri" w:cs="Calibri"/>
                <w:color w:val="000000"/>
                <w:lang w:eastAsia="en-GB"/>
              </w:rPr>
              <w:t>Stroke centre preparation with review of medical records, liaising with ED and radiology department</w:t>
            </w:r>
            <w:r>
              <w:rPr>
                <w:rFonts w:ascii="Calibri" w:eastAsia="Times New Roman" w:hAnsi="Calibri" w:cs="Calibri"/>
                <w:color w:val="000000"/>
                <w:lang w:eastAsia="en-GB"/>
              </w:rPr>
              <w:t xml:space="preserve"> </w:t>
            </w:r>
            <w:proofErr w:type="gramStart"/>
            <w:r>
              <w:rPr>
                <w:rFonts w:ascii="Calibri" w:eastAsia="Times New Roman" w:hAnsi="Calibri" w:cs="Calibri"/>
                <w:color w:val="000000"/>
                <w:lang w:eastAsia="en-GB"/>
              </w:rPr>
              <w:t xml:space="preserve">and </w:t>
            </w:r>
            <w:r w:rsidRPr="00F5030A">
              <w:rPr>
                <w:rFonts w:ascii="Calibri" w:eastAsia="Times New Roman" w:hAnsi="Calibri" w:cs="Calibri"/>
                <w:color w:val="000000"/>
                <w:lang w:eastAsia="en-GB"/>
              </w:rPr>
              <w:t xml:space="preserve"> stroke</w:t>
            </w:r>
            <w:proofErr w:type="gramEnd"/>
            <w:r w:rsidRPr="00F5030A">
              <w:rPr>
                <w:rFonts w:ascii="Calibri" w:eastAsia="Times New Roman" w:hAnsi="Calibri" w:cs="Calibri"/>
                <w:color w:val="000000"/>
                <w:lang w:eastAsia="en-GB"/>
              </w:rPr>
              <w:t xml:space="preserve"> consultant notification.  There may also be a need to contact next of kin.</w:t>
            </w:r>
          </w:p>
          <w:p w14:paraId="01ACB4FA" w14:textId="59A791D1" w:rsidR="00F5030A" w:rsidRDefault="00F5030A" w:rsidP="00F5030A">
            <w:pPr>
              <w:pStyle w:val="ListParagraph"/>
              <w:numPr>
                <w:ilvl w:val="0"/>
                <w:numId w:val="44"/>
              </w:numPr>
              <w:spacing w:line="240" w:lineRule="auto"/>
              <w:rPr>
                <w:rFonts w:ascii="Calibri" w:eastAsia="Times New Roman" w:hAnsi="Calibri" w:cs="Calibri"/>
                <w:color w:val="000000"/>
                <w:lang w:eastAsia="en-GB"/>
              </w:rPr>
            </w:pPr>
            <w:r w:rsidRPr="00F5030A">
              <w:rPr>
                <w:rFonts w:ascii="Calibri" w:eastAsia="Times New Roman" w:hAnsi="Calibri" w:cs="Calibri"/>
                <w:color w:val="000000"/>
                <w:lang w:eastAsia="en-GB"/>
              </w:rPr>
              <w:t>Rapid pit-stop assessment by stroke team on patient arrival to confirm likely diagnosis and safety for immediate imaging</w:t>
            </w:r>
            <w:r>
              <w:rPr>
                <w:rFonts w:ascii="Calibri" w:eastAsia="Times New Roman" w:hAnsi="Calibri" w:cs="Calibri"/>
                <w:color w:val="000000"/>
                <w:lang w:eastAsia="en-GB"/>
              </w:rPr>
              <w:t>.</w:t>
            </w:r>
          </w:p>
          <w:p w14:paraId="287B328C" w14:textId="77777777" w:rsidR="00F5030A" w:rsidRDefault="00F5030A" w:rsidP="00F5030A">
            <w:pPr>
              <w:pStyle w:val="ListParagraph"/>
              <w:numPr>
                <w:ilvl w:val="0"/>
                <w:numId w:val="44"/>
              </w:numPr>
              <w:spacing w:line="240" w:lineRule="auto"/>
              <w:rPr>
                <w:rFonts w:ascii="Calibri" w:eastAsia="Times New Roman" w:hAnsi="Calibri" w:cs="Calibri"/>
                <w:color w:val="000000"/>
                <w:lang w:eastAsia="en-GB"/>
              </w:rPr>
            </w:pPr>
            <w:r w:rsidRPr="00F5030A">
              <w:rPr>
                <w:rFonts w:ascii="Calibri" w:eastAsia="Times New Roman" w:hAnsi="Calibri" w:cs="Calibri"/>
                <w:color w:val="000000"/>
                <w:lang w:eastAsia="en-GB"/>
              </w:rPr>
              <w:t>Admitting ambulance crew to accompany patient to imaging.  Ambulance control (YAS or EMAS) to be informed of potential need for secondary transfer to CSC</w:t>
            </w:r>
          </w:p>
          <w:p w14:paraId="2FCF551D" w14:textId="77777777" w:rsidR="00F5030A" w:rsidRDefault="00F5030A" w:rsidP="00F5030A">
            <w:pPr>
              <w:pStyle w:val="ListParagraph"/>
              <w:numPr>
                <w:ilvl w:val="0"/>
                <w:numId w:val="44"/>
              </w:numPr>
              <w:spacing w:line="240" w:lineRule="auto"/>
              <w:rPr>
                <w:rFonts w:ascii="Calibri" w:eastAsia="Times New Roman" w:hAnsi="Calibri" w:cs="Calibri"/>
                <w:color w:val="000000"/>
                <w:lang w:eastAsia="en-GB"/>
              </w:rPr>
            </w:pPr>
            <w:r w:rsidRPr="00F5030A">
              <w:rPr>
                <w:rFonts w:ascii="Calibri" w:eastAsia="Times New Roman" w:hAnsi="Calibri" w:cs="Calibri"/>
                <w:color w:val="000000"/>
                <w:lang w:eastAsia="en-GB"/>
              </w:rPr>
              <w:t>Adherence to NOSIP imaging pathway with all imaging obtained at first visit</w:t>
            </w:r>
            <w:r>
              <w:rPr>
                <w:rFonts w:ascii="Calibri" w:eastAsia="Times New Roman" w:hAnsi="Calibri" w:cs="Calibri"/>
                <w:color w:val="000000"/>
                <w:lang w:eastAsia="en-GB"/>
              </w:rPr>
              <w:t>.</w:t>
            </w:r>
          </w:p>
          <w:p w14:paraId="4DC9C92E" w14:textId="70F52740" w:rsidR="00F5030A" w:rsidRDefault="00F5030A" w:rsidP="00F5030A">
            <w:pPr>
              <w:pStyle w:val="ListParagraph"/>
              <w:numPr>
                <w:ilvl w:val="0"/>
                <w:numId w:val="44"/>
              </w:numPr>
              <w:spacing w:line="240" w:lineRule="auto"/>
              <w:rPr>
                <w:rFonts w:ascii="Calibri" w:eastAsia="Times New Roman" w:hAnsi="Calibri" w:cs="Calibri"/>
                <w:color w:val="000000"/>
                <w:lang w:eastAsia="en-GB"/>
              </w:rPr>
            </w:pPr>
            <w:r w:rsidRPr="00F5030A">
              <w:rPr>
                <w:rFonts w:ascii="Calibri" w:eastAsia="Times New Roman" w:hAnsi="Calibri" w:cs="Calibri"/>
                <w:color w:val="000000"/>
                <w:lang w:eastAsia="en-GB"/>
              </w:rPr>
              <w:t>Immediate review of imaging by stroke consultant</w:t>
            </w:r>
            <w:r>
              <w:rPr>
                <w:rFonts w:ascii="Calibri" w:eastAsia="Times New Roman" w:hAnsi="Calibri" w:cs="Calibri"/>
                <w:color w:val="000000"/>
                <w:lang w:eastAsia="en-GB"/>
              </w:rPr>
              <w:t>.</w:t>
            </w:r>
          </w:p>
          <w:p w14:paraId="32A14C34" w14:textId="07EFC394" w:rsidR="00F5030A" w:rsidRDefault="00F5030A" w:rsidP="00F5030A">
            <w:pPr>
              <w:pStyle w:val="ListParagraph"/>
              <w:numPr>
                <w:ilvl w:val="0"/>
                <w:numId w:val="44"/>
              </w:numPr>
              <w:spacing w:line="240" w:lineRule="auto"/>
              <w:rPr>
                <w:rFonts w:ascii="Calibri" w:eastAsia="Times New Roman" w:hAnsi="Calibri" w:cs="Calibri"/>
                <w:color w:val="000000"/>
                <w:lang w:eastAsia="en-GB"/>
              </w:rPr>
            </w:pPr>
            <w:r w:rsidRPr="00F5030A">
              <w:rPr>
                <w:rFonts w:ascii="Calibri" w:eastAsia="Times New Roman" w:hAnsi="Calibri" w:cs="Calibri"/>
                <w:color w:val="000000"/>
                <w:lang w:eastAsia="en-GB"/>
              </w:rPr>
              <w:t xml:space="preserve">Thrombolysis using Tenecteplase </w:t>
            </w:r>
            <w:r>
              <w:rPr>
                <w:rFonts w:ascii="Calibri" w:eastAsia="Times New Roman" w:hAnsi="Calibri" w:cs="Calibri"/>
                <w:color w:val="000000"/>
                <w:lang w:eastAsia="en-GB"/>
              </w:rPr>
              <w:t>if</w:t>
            </w:r>
            <w:r w:rsidRPr="00F5030A">
              <w:rPr>
                <w:rFonts w:ascii="Calibri" w:eastAsia="Times New Roman" w:hAnsi="Calibri" w:cs="Calibri"/>
                <w:color w:val="000000"/>
                <w:lang w:eastAsia="en-GB"/>
              </w:rPr>
              <w:t xml:space="preserve"> indicated.  This can be given following plain CT imaging</w:t>
            </w:r>
            <w:r>
              <w:rPr>
                <w:rFonts w:ascii="Calibri" w:eastAsia="Times New Roman" w:hAnsi="Calibri" w:cs="Calibri"/>
                <w:color w:val="000000"/>
                <w:lang w:eastAsia="en-GB"/>
              </w:rPr>
              <w:t>.</w:t>
            </w:r>
          </w:p>
          <w:p w14:paraId="22AA1F3C" w14:textId="77777777" w:rsidR="00F5030A" w:rsidRDefault="00F5030A" w:rsidP="00F5030A">
            <w:pPr>
              <w:pStyle w:val="ListParagraph"/>
              <w:numPr>
                <w:ilvl w:val="0"/>
                <w:numId w:val="44"/>
              </w:numPr>
              <w:spacing w:line="240" w:lineRule="auto"/>
              <w:rPr>
                <w:rFonts w:ascii="Calibri" w:eastAsia="Times New Roman" w:hAnsi="Calibri" w:cs="Calibri"/>
                <w:color w:val="000000"/>
                <w:lang w:eastAsia="en-GB"/>
              </w:rPr>
            </w:pPr>
            <w:r w:rsidRPr="00F5030A">
              <w:rPr>
                <w:rFonts w:ascii="Calibri" w:eastAsia="Times New Roman" w:hAnsi="Calibri" w:cs="Calibri"/>
                <w:color w:val="000000"/>
                <w:lang w:eastAsia="en-GB"/>
              </w:rPr>
              <w:t>Immediate referral to CSC on identification of an LVO or in cases of uncertainty.  Images should be available on RAPID AI for review at CSC</w:t>
            </w:r>
            <w:r>
              <w:rPr>
                <w:rFonts w:ascii="Calibri" w:eastAsia="Times New Roman" w:hAnsi="Calibri" w:cs="Calibri"/>
                <w:color w:val="000000"/>
                <w:lang w:eastAsia="en-GB"/>
              </w:rPr>
              <w:t>.</w:t>
            </w:r>
          </w:p>
          <w:p w14:paraId="3E071D57" w14:textId="77777777" w:rsidR="00F5030A" w:rsidRDefault="00F5030A" w:rsidP="00F5030A">
            <w:pPr>
              <w:pStyle w:val="ListParagraph"/>
              <w:numPr>
                <w:ilvl w:val="0"/>
                <w:numId w:val="44"/>
              </w:numPr>
              <w:spacing w:line="240" w:lineRule="auto"/>
              <w:rPr>
                <w:rFonts w:ascii="Calibri" w:eastAsia="Times New Roman" w:hAnsi="Calibri" w:cs="Calibri"/>
                <w:color w:val="000000"/>
                <w:lang w:eastAsia="en-GB"/>
              </w:rPr>
            </w:pPr>
            <w:r w:rsidRPr="00F5030A">
              <w:rPr>
                <w:rFonts w:ascii="Calibri" w:eastAsia="Times New Roman" w:hAnsi="Calibri" w:cs="Calibri"/>
                <w:color w:val="000000"/>
                <w:lang w:eastAsia="en-GB"/>
              </w:rPr>
              <w:t>Transfer of patient back onto admitting ambulance trolley whilst awaiting confirmation from CSC</w:t>
            </w:r>
            <w:r>
              <w:rPr>
                <w:rFonts w:ascii="Calibri" w:eastAsia="Times New Roman" w:hAnsi="Calibri" w:cs="Calibri"/>
                <w:color w:val="000000"/>
                <w:lang w:eastAsia="en-GB"/>
              </w:rPr>
              <w:t>.</w:t>
            </w:r>
          </w:p>
          <w:p w14:paraId="649F43E4" w14:textId="64AC38AC" w:rsidR="0023185B" w:rsidRPr="00F5030A" w:rsidRDefault="00F5030A" w:rsidP="00F5030A">
            <w:pPr>
              <w:pStyle w:val="ListParagraph"/>
              <w:numPr>
                <w:ilvl w:val="0"/>
                <w:numId w:val="44"/>
              </w:numPr>
              <w:spacing w:line="240" w:lineRule="auto"/>
              <w:rPr>
                <w:rFonts w:ascii="Calibri" w:eastAsia="Times New Roman" w:hAnsi="Calibri" w:cs="Calibri"/>
                <w:color w:val="000000"/>
                <w:lang w:eastAsia="en-GB"/>
              </w:rPr>
            </w:pPr>
            <w:r w:rsidRPr="00F5030A">
              <w:rPr>
                <w:rFonts w:ascii="Calibri" w:eastAsia="Times New Roman" w:hAnsi="Calibri" w:cs="Calibri"/>
                <w:color w:val="000000"/>
                <w:lang w:eastAsia="en-GB"/>
              </w:rPr>
              <w:t>Transfer to CSC following confirmation of decision for transfer for MT utilising the admitting ambulance.</w:t>
            </w:r>
          </w:p>
          <w:p w14:paraId="0429D41F" w14:textId="448B91B3" w:rsidR="00F5030A" w:rsidRPr="0091481D" w:rsidRDefault="00F5030A" w:rsidP="00F5030A">
            <w:pPr>
              <w:pStyle w:val="ListParagraph"/>
              <w:autoSpaceDE w:val="0"/>
              <w:autoSpaceDN w:val="0"/>
              <w:adjustRightInd w:val="0"/>
              <w:spacing w:after="0" w:line="240" w:lineRule="auto"/>
              <w:ind w:left="360"/>
              <w:rPr>
                <w:rFonts w:ascii="Calibri" w:hAnsi="Calibri" w:cs="Calibri"/>
                <w:lang w:val="en"/>
              </w:rPr>
            </w:pPr>
          </w:p>
        </w:tc>
      </w:tr>
      <w:tr w:rsidR="00DD2DD8" w:rsidRPr="0091481D" w14:paraId="2DF0A1A1" w14:textId="77777777" w:rsidTr="00964315">
        <w:trPr>
          <w:trHeight w:val="734"/>
        </w:trPr>
        <w:tc>
          <w:tcPr>
            <w:tcW w:w="10490" w:type="dxa"/>
            <w:tcBorders>
              <w:top w:val="nil"/>
              <w:left w:val="nil"/>
              <w:bottom w:val="nil"/>
              <w:right w:val="nil"/>
            </w:tcBorders>
            <w:noWrap/>
            <w:vAlign w:val="center"/>
            <w:hideMark/>
          </w:tcPr>
          <w:p w14:paraId="5F702307" w14:textId="77777777" w:rsidR="00F5030A" w:rsidRDefault="00F5030A" w:rsidP="00F5030A">
            <w:pPr>
              <w:pStyle w:val="ListParagraph"/>
              <w:spacing w:line="240" w:lineRule="auto"/>
              <w:ind w:left="360"/>
              <w:rPr>
                <w:rFonts w:ascii="Calibri" w:eastAsia="Times New Roman" w:hAnsi="Calibri" w:cs="Calibri"/>
                <w:color w:val="000000"/>
                <w:lang w:eastAsia="en-GB"/>
              </w:rPr>
            </w:pPr>
          </w:p>
          <w:p w14:paraId="5554B6AB" w14:textId="3D4A46C9" w:rsidR="00DD2DD8" w:rsidRPr="008B790D" w:rsidRDefault="00DD2DD8" w:rsidP="008B790D">
            <w:pPr>
              <w:pStyle w:val="ListParagraph"/>
              <w:numPr>
                <w:ilvl w:val="0"/>
                <w:numId w:val="19"/>
              </w:numPr>
              <w:spacing w:line="240" w:lineRule="auto"/>
              <w:rPr>
                <w:rFonts w:ascii="Calibri" w:eastAsia="Times New Roman" w:hAnsi="Calibri" w:cs="Calibri"/>
                <w:color w:val="000000"/>
                <w:lang w:eastAsia="en-GB"/>
              </w:rPr>
            </w:pPr>
            <w:r w:rsidRPr="0091481D">
              <w:rPr>
                <w:rFonts w:ascii="Calibri" w:eastAsia="Times New Roman" w:hAnsi="Calibri" w:cs="Calibri"/>
                <w:color w:val="000000"/>
                <w:lang w:eastAsia="en-GB"/>
              </w:rPr>
              <w:t xml:space="preserve">All available notes should accompany the </w:t>
            </w:r>
            <w:proofErr w:type="gramStart"/>
            <w:r w:rsidRPr="0091481D">
              <w:rPr>
                <w:rFonts w:ascii="Calibri" w:eastAsia="Times New Roman" w:hAnsi="Calibri" w:cs="Calibri"/>
                <w:color w:val="000000"/>
                <w:lang w:eastAsia="en-GB"/>
              </w:rPr>
              <w:t>patient</w:t>
            </w:r>
            <w:proofErr w:type="gramEnd"/>
            <w:r w:rsidRPr="0091481D">
              <w:rPr>
                <w:rFonts w:ascii="Calibri" w:eastAsia="Times New Roman" w:hAnsi="Calibri" w:cs="Calibri"/>
                <w:color w:val="000000"/>
                <w:lang w:eastAsia="en-GB"/>
              </w:rPr>
              <w:t xml:space="preserve"> and the senior responsible nurse should provide a full handover to the ambulance team</w:t>
            </w:r>
            <w:r>
              <w:rPr>
                <w:rFonts w:ascii="Calibri" w:eastAsia="Times New Roman" w:hAnsi="Calibri" w:cs="Calibri"/>
                <w:color w:val="000000"/>
                <w:lang w:eastAsia="en-GB"/>
              </w:rPr>
              <w:t>.</w:t>
            </w:r>
            <w:r>
              <w:rPr>
                <w:rFonts w:ascii="Calibri" w:eastAsia="Times New Roman" w:hAnsi="Calibri" w:cs="Calibri"/>
                <w:lang w:eastAsia="en-GB"/>
              </w:rPr>
              <w:t xml:space="preserve"> </w:t>
            </w:r>
          </w:p>
        </w:tc>
      </w:tr>
      <w:tr w:rsidR="008B790D" w:rsidRPr="0091481D" w14:paraId="2C748F2C" w14:textId="77777777" w:rsidTr="00964315">
        <w:trPr>
          <w:trHeight w:val="734"/>
        </w:trPr>
        <w:tc>
          <w:tcPr>
            <w:tcW w:w="10490" w:type="dxa"/>
            <w:tcBorders>
              <w:top w:val="nil"/>
              <w:left w:val="nil"/>
              <w:bottom w:val="nil"/>
              <w:right w:val="nil"/>
            </w:tcBorders>
            <w:noWrap/>
            <w:vAlign w:val="center"/>
          </w:tcPr>
          <w:p w14:paraId="3A857209" w14:textId="73731B11" w:rsidR="008B790D" w:rsidRPr="0091481D" w:rsidRDefault="008B790D" w:rsidP="00DD2DD8">
            <w:pPr>
              <w:pStyle w:val="ListParagraph"/>
              <w:numPr>
                <w:ilvl w:val="0"/>
                <w:numId w:val="19"/>
              </w:numPr>
              <w:spacing w:line="240" w:lineRule="auto"/>
              <w:rPr>
                <w:rFonts w:ascii="Calibri" w:eastAsia="Times New Roman" w:hAnsi="Calibri" w:cs="Calibri"/>
                <w:color w:val="000000"/>
                <w:lang w:eastAsia="en-GB"/>
              </w:rPr>
            </w:pPr>
            <w:r>
              <w:rPr>
                <w:rFonts w:ascii="Calibri" w:eastAsia="Times New Roman" w:hAnsi="Calibri" w:cs="Calibri"/>
                <w:lang w:eastAsia="en-GB"/>
              </w:rPr>
              <w:t>Any clinical complications likely to arise during transfer (as a result of the patient’s presenting condition or any treatments administered) should be communicated to the ambulance crew during handover; the crew should discuss any concerns related to the patient’s condition with the senior nurse or consultant and agree an appropriate plan for escalation of care during transfer should this be required, with consideration of clinical escort(s) being provided by the sending hospital if warranted by the patient’s condition.</w:t>
            </w:r>
          </w:p>
        </w:tc>
      </w:tr>
      <w:tr w:rsidR="00DD2DD8" w:rsidRPr="0091481D" w14:paraId="47F1D6EB" w14:textId="77777777" w:rsidTr="00964315">
        <w:trPr>
          <w:trHeight w:val="291"/>
        </w:trPr>
        <w:tc>
          <w:tcPr>
            <w:tcW w:w="10490" w:type="dxa"/>
            <w:tcBorders>
              <w:top w:val="nil"/>
              <w:left w:val="nil"/>
              <w:bottom w:val="nil"/>
              <w:right w:val="nil"/>
            </w:tcBorders>
            <w:noWrap/>
            <w:vAlign w:val="center"/>
            <w:hideMark/>
          </w:tcPr>
          <w:p w14:paraId="0D13357F" w14:textId="77777777" w:rsidR="00DD2DD8" w:rsidRDefault="00DD2DD8" w:rsidP="00DD2DD8">
            <w:pPr>
              <w:pStyle w:val="ListParagraph"/>
              <w:numPr>
                <w:ilvl w:val="0"/>
                <w:numId w:val="19"/>
              </w:numPr>
              <w:spacing w:line="240" w:lineRule="auto"/>
              <w:rPr>
                <w:rFonts w:ascii="Calibri" w:eastAsia="Times New Roman" w:hAnsi="Calibri" w:cs="Calibri"/>
                <w:color w:val="000000"/>
                <w:lang w:eastAsia="en-GB"/>
              </w:rPr>
            </w:pPr>
            <w:r w:rsidRPr="0091481D">
              <w:rPr>
                <w:rFonts w:ascii="Calibri" w:eastAsia="Times New Roman" w:hAnsi="Calibri" w:cs="Calibri"/>
                <w:color w:val="000000"/>
                <w:lang w:eastAsia="en-GB"/>
              </w:rPr>
              <w:t>Contact details of</w:t>
            </w:r>
            <w:r>
              <w:rPr>
                <w:rFonts w:ascii="Calibri" w:eastAsia="Times New Roman" w:hAnsi="Calibri" w:cs="Calibri"/>
                <w:color w:val="000000"/>
                <w:lang w:eastAsia="en-GB"/>
              </w:rPr>
              <w:t xml:space="preserve"> both the sending and</w:t>
            </w:r>
            <w:r w:rsidRPr="0091481D">
              <w:rPr>
                <w:rFonts w:ascii="Calibri" w:eastAsia="Times New Roman" w:hAnsi="Calibri" w:cs="Calibri"/>
                <w:color w:val="000000"/>
                <w:lang w:eastAsia="en-GB"/>
              </w:rPr>
              <w:t xml:space="preserve"> the receiving team should be given to ambulance team by referring Stroke Consultant (or named deputy).</w:t>
            </w:r>
          </w:p>
          <w:p w14:paraId="0375595C" w14:textId="3C6F28A7" w:rsidR="00F5030A" w:rsidRPr="0091481D" w:rsidRDefault="00F5030A" w:rsidP="00DD2DD8">
            <w:pPr>
              <w:pStyle w:val="ListParagraph"/>
              <w:numPr>
                <w:ilvl w:val="0"/>
                <w:numId w:val="19"/>
              </w:numPr>
              <w:spacing w:line="240" w:lineRule="auto"/>
              <w:rPr>
                <w:rFonts w:ascii="Calibri" w:eastAsia="Times New Roman" w:hAnsi="Calibri" w:cs="Calibri"/>
                <w:color w:val="000000"/>
                <w:lang w:eastAsia="en-GB"/>
              </w:rPr>
            </w:pPr>
            <w:r>
              <w:rPr>
                <w:rFonts w:ascii="Calibri" w:eastAsia="Times New Roman" w:hAnsi="Calibri" w:cs="Calibri"/>
                <w:color w:val="000000"/>
                <w:lang w:eastAsia="en-GB"/>
              </w:rPr>
              <w:t>Patients should ideally be transferred directly to the thrombectomy suite unless clinical situation dictates otherwise</w:t>
            </w:r>
            <w:r w:rsidR="008F0F9D">
              <w:rPr>
                <w:rFonts w:ascii="Calibri" w:eastAsia="Times New Roman" w:hAnsi="Calibri" w:cs="Calibri"/>
                <w:color w:val="000000"/>
                <w:lang w:eastAsia="en-GB"/>
              </w:rPr>
              <w:t>.</w:t>
            </w:r>
          </w:p>
        </w:tc>
      </w:tr>
      <w:tr w:rsidR="00DD2DD8" w:rsidRPr="0091481D" w14:paraId="4FB0DF22" w14:textId="77777777" w:rsidTr="00964315">
        <w:trPr>
          <w:trHeight w:val="850"/>
        </w:trPr>
        <w:tc>
          <w:tcPr>
            <w:tcW w:w="10490" w:type="dxa"/>
            <w:tcBorders>
              <w:top w:val="nil"/>
              <w:left w:val="nil"/>
              <w:bottom w:val="nil"/>
              <w:right w:val="nil"/>
            </w:tcBorders>
            <w:noWrap/>
            <w:vAlign w:val="center"/>
            <w:hideMark/>
          </w:tcPr>
          <w:p w14:paraId="23CECD90" w14:textId="001D6379" w:rsidR="00DD2DD8" w:rsidRPr="00F5030A" w:rsidRDefault="00DD2DD8" w:rsidP="00F5030A">
            <w:pPr>
              <w:spacing w:line="240" w:lineRule="auto"/>
              <w:rPr>
                <w:rFonts w:ascii="Calibri" w:eastAsia="Times New Roman" w:hAnsi="Calibri" w:cs="Calibri"/>
                <w:color w:val="000000"/>
                <w:lang w:eastAsia="en-GB"/>
              </w:rPr>
            </w:pPr>
          </w:p>
        </w:tc>
      </w:tr>
      <w:tr w:rsidR="00DD2DD8" w:rsidRPr="0091481D" w14:paraId="240C9332" w14:textId="77777777" w:rsidTr="00964315">
        <w:trPr>
          <w:trHeight w:val="169"/>
        </w:trPr>
        <w:tc>
          <w:tcPr>
            <w:tcW w:w="10490" w:type="dxa"/>
            <w:tcBorders>
              <w:top w:val="nil"/>
              <w:left w:val="nil"/>
              <w:bottom w:val="nil"/>
              <w:right w:val="nil"/>
            </w:tcBorders>
            <w:vAlign w:val="center"/>
          </w:tcPr>
          <w:p w14:paraId="4F6D02AD" w14:textId="4A0BF07B" w:rsidR="00DD2DD8" w:rsidRPr="00F5030A" w:rsidRDefault="00DD2DD8" w:rsidP="00F5030A">
            <w:pPr>
              <w:pStyle w:val="ListParagraph"/>
              <w:numPr>
                <w:ilvl w:val="0"/>
                <w:numId w:val="19"/>
              </w:numPr>
              <w:spacing w:line="240" w:lineRule="auto"/>
              <w:rPr>
                <w:rFonts w:ascii="Calibri" w:eastAsia="Times New Roman" w:hAnsi="Calibri" w:cs="Calibri"/>
                <w:color w:val="000000"/>
                <w:lang w:eastAsia="en-GB"/>
              </w:rPr>
            </w:pPr>
            <w:r w:rsidRPr="00F5030A">
              <w:rPr>
                <w:rFonts w:ascii="Calibri" w:eastAsia="Times New Roman" w:hAnsi="Calibri" w:cs="Calibri"/>
                <w:color w:val="000000"/>
                <w:lang w:eastAsia="en-GB"/>
              </w:rPr>
              <w:t>An ETA and any relevant information should be sent by the referring centre to the receiving team at the MT centre on ambulance departure.</w:t>
            </w:r>
          </w:p>
        </w:tc>
      </w:tr>
      <w:tr w:rsidR="00DD2DD8" w:rsidRPr="0091481D" w14:paraId="37E7B20E" w14:textId="77777777" w:rsidTr="00964315">
        <w:trPr>
          <w:trHeight w:val="169"/>
        </w:trPr>
        <w:tc>
          <w:tcPr>
            <w:tcW w:w="10490" w:type="dxa"/>
            <w:tcBorders>
              <w:top w:val="nil"/>
              <w:left w:val="nil"/>
              <w:bottom w:val="nil"/>
              <w:right w:val="nil"/>
            </w:tcBorders>
            <w:vAlign w:val="center"/>
          </w:tcPr>
          <w:p w14:paraId="1177B1AB" w14:textId="75957E51" w:rsidR="00DD2DD8" w:rsidRPr="0091481D" w:rsidRDefault="00DD2DD8" w:rsidP="00DD2DD8">
            <w:pPr>
              <w:pStyle w:val="ListParagraph"/>
              <w:numPr>
                <w:ilvl w:val="0"/>
                <w:numId w:val="19"/>
              </w:numPr>
              <w:spacing w:line="240" w:lineRule="auto"/>
              <w:rPr>
                <w:rFonts w:ascii="Calibri" w:eastAsia="Times New Roman" w:hAnsi="Calibri" w:cs="Calibri"/>
                <w:color w:val="000000"/>
                <w:lang w:eastAsia="en-GB"/>
              </w:rPr>
            </w:pPr>
            <w:r w:rsidRPr="0091481D">
              <w:rPr>
                <w:rFonts w:ascii="Calibri" w:eastAsia="Times New Roman" w:hAnsi="Calibri" w:cs="Calibri"/>
                <w:color w:val="000000"/>
                <w:lang w:eastAsia="en-GB"/>
              </w:rPr>
              <w:t>Should a patient suffer any deterioration between hospital transfer and advice is required about specific stroke related management, the ambulance team will contact the primary hospital team from which the patient has recently left</w:t>
            </w:r>
            <w:r>
              <w:rPr>
                <w:rFonts w:ascii="Calibri" w:eastAsia="Times New Roman" w:hAnsi="Calibri" w:cs="Calibri"/>
                <w:color w:val="000000"/>
                <w:lang w:eastAsia="en-GB"/>
              </w:rPr>
              <w:t xml:space="preserve"> for advice</w:t>
            </w:r>
          </w:p>
        </w:tc>
      </w:tr>
      <w:tr w:rsidR="004C2930" w:rsidRPr="0091481D" w14:paraId="48E147EE" w14:textId="77777777" w:rsidTr="00964315">
        <w:trPr>
          <w:trHeight w:val="169"/>
        </w:trPr>
        <w:tc>
          <w:tcPr>
            <w:tcW w:w="10490" w:type="dxa"/>
            <w:tcBorders>
              <w:top w:val="nil"/>
              <w:left w:val="nil"/>
              <w:bottom w:val="nil"/>
              <w:right w:val="nil"/>
            </w:tcBorders>
            <w:vAlign w:val="center"/>
          </w:tcPr>
          <w:p w14:paraId="6DF7721A" w14:textId="0591524D" w:rsidR="004C2930" w:rsidRPr="0091481D" w:rsidRDefault="004C2930" w:rsidP="00DD2DD8">
            <w:pPr>
              <w:pStyle w:val="ListParagraph"/>
              <w:numPr>
                <w:ilvl w:val="0"/>
                <w:numId w:val="19"/>
              </w:numPr>
              <w:spacing w:line="240" w:lineRule="auto"/>
              <w:rPr>
                <w:rFonts w:ascii="Calibri" w:eastAsia="Times New Roman" w:hAnsi="Calibri" w:cs="Calibri"/>
                <w:color w:val="000000"/>
                <w:lang w:eastAsia="en-GB"/>
              </w:rPr>
            </w:pPr>
            <w:r w:rsidRPr="0091481D">
              <w:rPr>
                <w:rFonts w:ascii="Calibri" w:eastAsia="Times New Roman" w:hAnsi="Calibri" w:cs="Calibri"/>
                <w:color w:val="000000"/>
                <w:lang w:eastAsia="en-GB"/>
              </w:rPr>
              <w:t>If possible</w:t>
            </w:r>
            <w:r>
              <w:rPr>
                <w:rFonts w:ascii="Calibri" w:eastAsia="Times New Roman" w:hAnsi="Calibri" w:cs="Calibri"/>
                <w:color w:val="000000"/>
                <w:lang w:eastAsia="en-GB"/>
              </w:rPr>
              <w:t>, the ambulance crew should send</w:t>
            </w:r>
            <w:ins w:id="1" w:author="Graham Venables" w:date="2023-03-20T14:02:00Z">
              <w:r>
                <w:rPr>
                  <w:rFonts w:ascii="Calibri" w:eastAsia="Times New Roman" w:hAnsi="Calibri" w:cs="Calibri"/>
                  <w:color w:val="000000"/>
                  <w:lang w:eastAsia="en-GB"/>
                </w:rPr>
                <w:t xml:space="preserve"> </w:t>
              </w:r>
            </w:ins>
            <w:r w:rsidRPr="0091481D">
              <w:rPr>
                <w:rFonts w:ascii="Calibri" w:eastAsia="Times New Roman" w:hAnsi="Calibri" w:cs="Calibri"/>
                <w:color w:val="000000"/>
                <w:lang w:eastAsia="en-GB"/>
              </w:rPr>
              <w:t>a further ETA 5 minutes before arrival to confirm that there has been no change in the patient’s clinical status requiring a change in arrival venue.</w:t>
            </w:r>
          </w:p>
        </w:tc>
      </w:tr>
    </w:tbl>
    <w:p w14:paraId="275B8E02" w14:textId="77777777" w:rsidR="008B790D" w:rsidRDefault="008B790D">
      <w:r>
        <w:br w:type="page"/>
      </w:r>
    </w:p>
    <w:tbl>
      <w:tblPr>
        <w:tblW w:w="10490" w:type="dxa"/>
        <w:tblLook w:val="04A0" w:firstRow="1" w:lastRow="0" w:firstColumn="1" w:lastColumn="0" w:noHBand="0" w:noVBand="1"/>
      </w:tblPr>
      <w:tblGrid>
        <w:gridCol w:w="10490"/>
      </w:tblGrid>
      <w:tr w:rsidR="0023185B" w:rsidRPr="0091481D" w14:paraId="1D1C0990" w14:textId="77777777" w:rsidTr="00964315">
        <w:trPr>
          <w:trHeight w:val="169"/>
        </w:trPr>
        <w:tc>
          <w:tcPr>
            <w:tcW w:w="10490" w:type="dxa"/>
            <w:tcBorders>
              <w:top w:val="nil"/>
              <w:left w:val="nil"/>
              <w:bottom w:val="nil"/>
              <w:right w:val="nil"/>
            </w:tcBorders>
            <w:vAlign w:val="center"/>
            <w:hideMark/>
          </w:tcPr>
          <w:tbl>
            <w:tblPr>
              <w:tblStyle w:val="TableGrid"/>
              <w:tblW w:w="0" w:type="auto"/>
              <w:tblLook w:val="04A0" w:firstRow="1" w:lastRow="0" w:firstColumn="1" w:lastColumn="0" w:noHBand="0" w:noVBand="1"/>
            </w:tblPr>
            <w:tblGrid>
              <w:gridCol w:w="3385"/>
              <w:gridCol w:w="3391"/>
              <w:gridCol w:w="3488"/>
            </w:tblGrid>
            <w:tr w:rsidR="007E1A24" w:rsidRPr="0091481D" w14:paraId="0FA96706" w14:textId="77777777" w:rsidTr="00964315">
              <w:tc>
                <w:tcPr>
                  <w:tcW w:w="3385" w:type="dxa"/>
                  <w:tcBorders>
                    <w:top w:val="single" w:sz="4" w:space="0" w:color="auto"/>
                  </w:tcBorders>
                </w:tcPr>
                <w:p w14:paraId="0943F40B" w14:textId="77777777" w:rsidR="007E1A24" w:rsidRPr="0091481D" w:rsidRDefault="00563715" w:rsidP="00D42FCF">
                  <w:pPr>
                    <w:jc w:val="center"/>
                    <w:rPr>
                      <w:rFonts w:ascii="Calibri" w:eastAsia="Times New Roman" w:hAnsi="Calibri" w:cs="Calibri"/>
                      <w:b/>
                      <w:color w:val="C00000"/>
                      <w:lang w:eastAsia="en-GB"/>
                    </w:rPr>
                  </w:pPr>
                  <w:r w:rsidRPr="0091481D">
                    <w:rPr>
                      <w:rFonts w:ascii="Calibri" w:eastAsia="Times New Roman" w:hAnsi="Calibri" w:cs="Calibri"/>
                      <w:b/>
                      <w:color w:val="C00000"/>
                      <w:lang w:eastAsia="en-GB"/>
                    </w:rPr>
                    <w:lastRenderedPageBreak/>
                    <w:t>LTHT</w:t>
                  </w:r>
                </w:p>
              </w:tc>
              <w:tc>
                <w:tcPr>
                  <w:tcW w:w="3391" w:type="dxa"/>
                  <w:tcBorders>
                    <w:top w:val="single" w:sz="4" w:space="0" w:color="auto"/>
                  </w:tcBorders>
                </w:tcPr>
                <w:p w14:paraId="0EF6038B" w14:textId="77777777" w:rsidR="007E1A24" w:rsidRPr="0091481D" w:rsidRDefault="00563715" w:rsidP="00D42FCF">
                  <w:pPr>
                    <w:jc w:val="center"/>
                    <w:rPr>
                      <w:rFonts w:ascii="Calibri" w:eastAsia="Times New Roman" w:hAnsi="Calibri" w:cs="Calibri"/>
                      <w:b/>
                      <w:color w:val="0070C0"/>
                      <w:lang w:eastAsia="en-GB"/>
                    </w:rPr>
                  </w:pPr>
                  <w:r w:rsidRPr="0091481D">
                    <w:rPr>
                      <w:rFonts w:ascii="Calibri" w:eastAsia="Times New Roman" w:hAnsi="Calibri" w:cs="Calibri"/>
                      <w:b/>
                      <w:color w:val="0070C0"/>
                      <w:lang w:eastAsia="en-GB"/>
                    </w:rPr>
                    <w:t>STH</w:t>
                  </w:r>
                </w:p>
              </w:tc>
              <w:tc>
                <w:tcPr>
                  <w:tcW w:w="3488" w:type="dxa"/>
                  <w:tcBorders>
                    <w:top w:val="single" w:sz="4" w:space="0" w:color="auto"/>
                  </w:tcBorders>
                </w:tcPr>
                <w:p w14:paraId="0EF2B228" w14:textId="77777777" w:rsidR="007E1A24" w:rsidRPr="0091481D" w:rsidRDefault="0091481D" w:rsidP="00D42FCF">
                  <w:pPr>
                    <w:jc w:val="center"/>
                    <w:rPr>
                      <w:rFonts w:ascii="Calibri" w:eastAsia="Times New Roman" w:hAnsi="Calibri" w:cs="Calibri"/>
                      <w:b/>
                      <w:color w:val="538135" w:themeColor="accent6" w:themeShade="BF"/>
                      <w:lang w:eastAsia="en-GB"/>
                    </w:rPr>
                  </w:pPr>
                  <w:r>
                    <w:rPr>
                      <w:rFonts w:ascii="Calibri" w:eastAsia="Times New Roman" w:hAnsi="Calibri" w:cs="Calibri"/>
                      <w:b/>
                      <w:color w:val="538135" w:themeColor="accent6" w:themeShade="BF"/>
                      <w:lang w:eastAsia="en-GB"/>
                    </w:rPr>
                    <w:t>HU</w:t>
                  </w:r>
                  <w:ins w:id="2" w:author="Pank, Sandra" w:date="2022-12-16T13:24:00Z">
                    <w:r w:rsidR="00346446">
                      <w:rPr>
                        <w:rFonts w:ascii="Calibri" w:eastAsia="Times New Roman" w:hAnsi="Calibri" w:cs="Calibri"/>
                        <w:b/>
                        <w:color w:val="538135" w:themeColor="accent6" w:themeShade="BF"/>
                        <w:lang w:eastAsia="en-GB"/>
                      </w:rPr>
                      <w:t>T</w:t>
                    </w:r>
                  </w:ins>
                  <w:r>
                    <w:rPr>
                      <w:rFonts w:ascii="Calibri" w:eastAsia="Times New Roman" w:hAnsi="Calibri" w:cs="Calibri"/>
                      <w:b/>
                      <w:color w:val="538135" w:themeColor="accent6" w:themeShade="BF"/>
                      <w:lang w:eastAsia="en-GB"/>
                    </w:rPr>
                    <w:t>H</w:t>
                  </w:r>
                </w:p>
              </w:tc>
            </w:tr>
            <w:tr w:rsidR="0023185B" w:rsidRPr="0091481D" w14:paraId="653945F6" w14:textId="77777777" w:rsidTr="00964315">
              <w:tc>
                <w:tcPr>
                  <w:tcW w:w="3385" w:type="dxa"/>
                </w:tcPr>
                <w:p w14:paraId="70E21763" w14:textId="77777777" w:rsidR="0023185B" w:rsidRPr="0091481D" w:rsidRDefault="0023185B">
                  <w:pPr>
                    <w:pStyle w:val="ListParagraph"/>
                    <w:numPr>
                      <w:ilvl w:val="0"/>
                      <w:numId w:val="6"/>
                    </w:numPr>
                    <w:ind w:left="346" w:hanging="283"/>
                    <w:rPr>
                      <w:rFonts w:ascii="Calibri" w:eastAsia="Times New Roman" w:hAnsi="Calibri" w:cs="Calibri"/>
                      <w:color w:val="C00000"/>
                      <w:lang w:eastAsia="en-GB"/>
                    </w:rPr>
                  </w:pPr>
                  <w:r w:rsidRPr="0091481D">
                    <w:rPr>
                      <w:rFonts w:ascii="Calibri" w:eastAsia="Times New Roman" w:hAnsi="Calibri" w:cs="Calibri"/>
                      <w:color w:val="C00000"/>
                      <w:lang w:eastAsia="en-GB"/>
                    </w:rPr>
                    <w:t>The B</w:t>
                  </w:r>
                  <w:r w:rsidR="007E1A24" w:rsidRPr="0091481D">
                    <w:rPr>
                      <w:rFonts w:ascii="Calibri" w:eastAsia="Times New Roman" w:hAnsi="Calibri" w:cs="Calibri"/>
                      <w:color w:val="C00000"/>
                      <w:lang w:eastAsia="en-GB"/>
                    </w:rPr>
                    <w:t>rain Attack Nurse (B</w:t>
                  </w:r>
                  <w:r w:rsidRPr="0091481D">
                    <w:rPr>
                      <w:rFonts w:ascii="Calibri" w:eastAsia="Times New Roman" w:hAnsi="Calibri" w:cs="Calibri"/>
                      <w:color w:val="C00000"/>
                      <w:lang w:eastAsia="en-GB"/>
                    </w:rPr>
                    <w:t>AT</w:t>
                  </w:r>
                  <w:r w:rsidR="00043710" w:rsidRPr="0091481D">
                    <w:rPr>
                      <w:rFonts w:ascii="Calibri" w:eastAsia="Times New Roman" w:hAnsi="Calibri" w:cs="Calibri"/>
                      <w:color w:val="C00000"/>
                      <w:lang w:eastAsia="en-GB"/>
                    </w:rPr>
                    <w:t xml:space="preserve"> nurse</w:t>
                  </w:r>
                  <w:r w:rsidR="007E1A24" w:rsidRPr="0091481D">
                    <w:rPr>
                      <w:rFonts w:ascii="Calibri" w:eastAsia="Times New Roman" w:hAnsi="Calibri" w:cs="Calibri"/>
                      <w:color w:val="C00000"/>
                      <w:lang w:eastAsia="en-GB"/>
                    </w:rPr>
                    <w:t>)</w:t>
                  </w:r>
                  <w:r w:rsidRPr="0091481D">
                    <w:rPr>
                      <w:rFonts w:ascii="Calibri" w:eastAsia="Times New Roman" w:hAnsi="Calibri" w:cs="Calibri"/>
                      <w:color w:val="C00000"/>
                      <w:lang w:eastAsia="en-GB"/>
                    </w:rPr>
                    <w:t xml:space="preserve"> will alert ED at LGI that there is a patient for MT. </w:t>
                  </w:r>
                </w:p>
                <w:p w14:paraId="2CA81260" w14:textId="77777777" w:rsidR="0023185B" w:rsidRPr="0091481D" w:rsidRDefault="0023185B">
                  <w:pPr>
                    <w:pStyle w:val="ListParagraph"/>
                    <w:numPr>
                      <w:ilvl w:val="0"/>
                      <w:numId w:val="6"/>
                    </w:numPr>
                    <w:ind w:left="346" w:hanging="283"/>
                    <w:rPr>
                      <w:rFonts w:ascii="Calibri" w:eastAsia="Times New Roman" w:hAnsi="Calibri" w:cs="Calibri"/>
                      <w:color w:val="000000"/>
                      <w:lang w:eastAsia="en-GB"/>
                    </w:rPr>
                  </w:pPr>
                  <w:r w:rsidRPr="0091481D">
                    <w:rPr>
                      <w:rFonts w:ascii="Calibri" w:eastAsia="Times New Roman" w:hAnsi="Calibri" w:cs="Calibri"/>
                      <w:color w:val="C00000"/>
                      <w:lang w:eastAsia="en-GB"/>
                    </w:rPr>
                    <w:t>The ambulance is instructed to take patient directly to the Emergency ambulance bay at the Emergency Department (ED) at Leeds General Infirmary (LGI) and will be met by the B</w:t>
                  </w:r>
                  <w:r w:rsidR="007E1A24" w:rsidRPr="0091481D">
                    <w:rPr>
                      <w:rFonts w:ascii="Calibri" w:eastAsia="Times New Roman" w:hAnsi="Calibri" w:cs="Calibri"/>
                      <w:color w:val="C00000"/>
                      <w:lang w:eastAsia="en-GB"/>
                    </w:rPr>
                    <w:t>AT</w:t>
                  </w:r>
                  <w:r w:rsidRPr="0091481D">
                    <w:rPr>
                      <w:rFonts w:ascii="Calibri" w:eastAsia="Times New Roman" w:hAnsi="Calibri" w:cs="Calibri"/>
                      <w:color w:val="C00000"/>
                      <w:lang w:eastAsia="en-GB"/>
                    </w:rPr>
                    <w:t xml:space="preserve"> Nurse</w:t>
                  </w:r>
                  <w:r w:rsidR="00964315" w:rsidRPr="0091481D">
                    <w:rPr>
                      <w:rFonts w:ascii="Calibri" w:eastAsia="Times New Roman" w:hAnsi="Calibri" w:cs="Calibri"/>
                      <w:color w:val="C00000"/>
                      <w:lang w:eastAsia="en-GB"/>
                    </w:rPr>
                    <w:t>.</w:t>
                  </w:r>
                </w:p>
              </w:tc>
              <w:tc>
                <w:tcPr>
                  <w:tcW w:w="3391" w:type="dxa"/>
                </w:tcPr>
                <w:p w14:paraId="46D5A572" w14:textId="77777777" w:rsidR="00183080" w:rsidRPr="0091481D" w:rsidRDefault="00183080">
                  <w:pPr>
                    <w:pStyle w:val="ListParagraph"/>
                    <w:numPr>
                      <w:ilvl w:val="0"/>
                      <w:numId w:val="6"/>
                    </w:numPr>
                    <w:ind w:left="346" w:hanging="283"/>
                    <w:rPr>
                      <w:rFonts w:ascii="Calibri" w:eastAsia="Times New Roman" w:hAnsi="Calibri" w:cs="Calibri"/>
                      <w:color w:val="0070C0"/>
                      <w:lang w:eastAsia="en-GB"/>
                    </w:rPr>
                  </w:pPr>
                  <w:r w:rsidRPr="0091481D">
                    <w:rPr>
                      <w:rFonts w:ascii="Calibri" w:eastAsia="Times New Roman" w:hAnsi="Calibri" w:cs="Calibri"/>
                      <w:color w:val="0070C0"/>
                      <w:lang w:eastAsia="en-GB"/>
                    </w:rPr>
                    <w:t>The stroke nurse will alert CT that there is a patient for MT via the voice alert pager cascade.</w:t>
                  </w:r>
                </w:p>
                <w:p w14:paraId="0D38E594" w14:textId="77777777" w:rsidR="00183080" w:rsidRPr="0091481D" w:rsidRDefault="00183080">
                  <w:pPr>
                    <w:pStyle w:val="ListParagraph"/>
                    <w:numPr>
                      <w:ilvl w:val="0"/>
                      <w:numId w:val="6"/>
                    </w:numPr>
                    <w:ind w:left="346" w:hanging="283"/>
                    <w:rPr>
                      <w:rFonts w:ascii="Calibri" w:eastAsia="Times New Roman" w:hAnsi="Calibri" w:cs="Calibri"/>
                      <w:color w:val="0070C0"/>
                      <w:lang w:eastAsia="en-GB"/>
                    </w:rPr>
                  </w:pPr>
                  <w:r w:rsidRPr="0091481D">
                    <w:rPr>
                      <w:rFonts w:ascii="Calibri" w:eastAsia="Times New Roman" w:hAnsi="Calibri" w:cs="Calibri"/>
                      <w:color w:val="0070C0"/>
                      <w:lang w:eastAsia="en-GB"/>
                    </w:rPr>
                    <w:t>The ambulance is instructed to take the patient directly to CT suite on level C at RHH for emergency assessment and treatment via the main entrance on B floor.</w:t>
                  </w:r>
                </w:p>
                <w:p w14:paraId="5ACC061A" w14:textId="77777777" w:rsidR="0023185B" w:rsidRPr="0091481D" w:rsidRDefault="0023185B" w:rsidP="00690C0A">
                  <w:pPr>
                    <w:rPr>
                      <w:rFonts w:ascii="Calibri" w:eastAsia="Times New Roman" w:hAnsi="Calibri" w:cs="Calibri"/>
                      <w:color w:val="000000"/>
                      <w:lang w:eastAsia="en-GB"/>
                    </w:rPr>
                  </w:pPr>
                </w:p>
              </w:tc>
              <w:tc>
                <w:tcPr>
                  <w:tcW w:w="3488" w:type="dxa"/>
                </w:tcPr>
                <w:p w14:paraId="6012FB25" w14:textId="2EC49A7A" w:rsidR="00043710" w:rsidRPr="0091481D" w:rsidRDefault="00043710">
                  <w:pPr>
                    <w:pStyle w:val="ListParagraph"/>
                    <w:numPr>
                      <w:ilvl w:val="0"/>
                      <w:numId w:val="6"/>
                    </w:numPr>
                    <w:ind w:left="406" w:hanging="283"/>
                    <w:rPr>
                      <w:rFonts w:ascii="Calibri" w:eastAsia="Times New Roman" w:hAnsi="Calibri" w:cs="Calibri"/>
                      <w:color w:val="000000"/>
                      <w:lang w:eastAsia="en-GB"/>
                    </w:rPr>
                  </w:pPr>
                  <w:r w:rsidRPr="0091481D">
                    <w:rPr>
                      <w:rFonts w:ascii="Calibri" w:eastAsia="Times New Roman" w:hAnsi="Calibri" w:cs="Calibri"/>
                      <w:color w:val="538135" w:themeColor="accent6" w:themeShade="BF"/>
                      <w:lang w:eastAsia="en-GB"/>
                    </w:rPr>
                    <w:t>T</w:t>
                  </w:r>
                  <w:r w:rsidR="0023185B" w:rsidRPr="0091481D">
                    <w:rPr>
                      <w:rFonts w:ascii="Calibri" w:eastAsia="Times New Roman" w:hAnsi="Calibri" w:cs="Calibri"/>
                      <w:color w:val="538135" w:themeColor="accent6" w:themeShade="BF"/>
                      <w:lang w:eastAsia="en-GB"/>
                    </w:rPr>
                    <w:t xml:space="preserve">he patient should be taken directly to </w:t>
                  </w:r>
                  <w:r w:rsidR="007E1A24" w:rsidRPr="0091481D">
                    <w:rPr>
                      <w:rFonts w:ascii="Calibri" w:eastAsia="Times New Roman" w:hAnsi="Calibri" w:cs="Calibri"/>
                      <w:color w:val="538135" w:themeColor="accent6" w:themeShade="BF"/>
                      <w:lang w:eastAsia="en-GB"/>
                    </w:rPr>
                    <w:t>Interventional Radiology</w:t>
                  </w:r>
                  <w:r w:rsidRPr="0091481D">
                    <w:rPr>
                      <w:rFonts w:ascii="Calibri" w:eastAsia="Times New Roman" w:hAnsi="Calibri" w:cs="Calibri"/>
                      <w:color w:val="538135" w:themeColor="accent6" w:themeShade="BF"/>
                      <w:lang w:eastAsia="en-GB"/>
                    </w:rPr>
                    <w:t xml:space="preserve"> Theatres (</w:t>
                  </w:r>
                  <w:r w:rsidR="0023185B" w:rsidRPr="0091481D">
                    <w:rPr>
                      <w:rFonts w:ascii="Calibri" w:eastAsia="Times New Roman" w:hAnsi="Calibri" w:cs="Calibri"/>
                      <w:color w:val="538135" w:themeColor="accent6" w:themeShade="BF"/>
                      <w:lang w:eastAsia="en-GB"/>
                    </w:rPr>
                    <w:t>Level 2 Tower Block) bypassing ED to avoid delay, where the INR</w:t>
                  </w:r>
                  <w:r w:rsidR="00F5030A">
                    <w:rPr>
                      <w:rFonts w:ascii="Calibri" w:eastAsia="Times New Roman" w:hAnsi="Calibri" w:cs="Calibri"/>
                      <w:color w:val="538135" w:themeColor="accent6" w:themeShade="BF"/>
                      <w:lang w:eastAsia="en-GB"/>
                    </w:rPr>
                    <w:t xml:space="preserve">, supported by stroke consultant or resident doctor, should assess </w:t>
                  </w:r>
                  <w:r w:rsidR="0023185B" w:rsidRPr="0091481D">
                    <w:rPr>
                      <w:rFonts w:ascii="Calibri" w:eastAsia="Times New Roman" w:hAnsi="Calibri" w:cs="Calibri"/>
                      <w:color w:val="538135" w:themeColor="accent6" w:themeShade="BF"/>
                      <w:lang w:eastAsia="en-GB"/>
                    </w:rPr>
                    <w:t xml:space="preserve">the patient and determine suitability.  </w:t>
                  </w:r>
                </w:p>
                <w:p w14:paraId="5339A344" w14:textId="14D33B5B" w:rsidR="0023185B" w:rsidRPr="0091481D" w:rsidRDefault="0023185B" w:rsidP="00346446">
                  <w:pPr>
                    <w:pStyle w:val="ListParagraph"/>
                    <w:numPr>
                      <w:ilvl w:val="0"/>
                      <w:numId w:val="6"/>
                    </w:numPr>
                    <w:ind w:left="406" w:hanging="283"/>
                    <w:rPr>
                      <w:rFonts w:ascii="Calibri" w:eastAsia="Times New Roman" w:hAnsi="Calibri" w:cs="Calibri"/>
                      <w:color w:val="000000"/>
                      <w:lang w:eastAsia="en-GB"/>
                    </w:rPr>
                  </w:pPr>
                  <w:r w:rsidRPr="0091481D">
                    <w:rPr>
                      <w:rFonts w:ascii="Calibri" w:eastAsia="Times New Roman" w:hAnsi="Calibri" w:cs="Calibri"/>
                      <w:color w:val="538135" w:themeColor="accent6" w:themeShade="BF"/>
                      <w:lang w:eastAsia="en-GB"/>
                    </w:rPr>
                    <w:t>The radiology staff will organise for the patient to be admitted to the H</w:t>
                  </w:r>
                  <w:r w:rsidR="0091481D">
                    <w:rPr>
                      <w:rFonts w:ascii="Calibri" w:eastAsia="Times New Roman" w:hAnsi="Calibri" w:cs="Calibri"/>
                      <w:color w:val="538135" w:themeColor="accent6" w:themeShade="BF"/>
                      <w:lang w:eastAsia="en-GB"/>
                    </w:rPr>
                    <w:t>U</w:t>
                  </w:r>
                  <w:r w:rsidR="00346446">
                    <w:rPr>
                      <w:rFonts w:ascii="Calibri" w:eastAsia="Times New Roman" w:hAnsi="Calibri" w:cs="Calibri"/>
                      <w:color w:val="538135" w:themeColor="accent6" w:themeShade="BF"/>
                      <w:lang w:eastAsia="en-GB"/>
                    </w:rPr>
                    <w:t>T</w:t>
                  </w:r>
                  <w:r w:rsidR="0091481D">
                    <w:rPr>
                      <w:rFonts w:ascii="Calibri" w:eastAsia="Times New Roman" w:hAnsi="Calibri" w:cs="Calibri"/>
                      <w:color w:val="538135" w:themeColor="accent6" w:themeShade="BF"/>
                      <w:lang w:eastAsia="en-GB"/>
                    </w:rPr>
                    <w:t>H</w:t>
                  </w:r>
                  <w:r w:rsidRPr="0091481D">
                    <w:rPr>
                      <w:rFonts w:ascii="Calibri" w:eastAsia="Times New Roman" w:hAnsi="Calibri" w:cs="Calibri"/>
                      <w:color w:val="538135" w:themeColor="accent6" w:themeShade="BF"/>
                      <w:lang w:eastAsia="en-GB"/>
                    </w:rPr>
                    <w:t xml:space="preserve"> system, both on </w:t>
                  </w:r>
                  <w:r w:rsidR="00346446">
                    <w:rPr>
                      <w:rFonts w:ascii="Calibri" w:eastAsia="Times New Roman" w:hAnsi="Calibri" w:cs="Calibri"/>
                      <w:color w:val="538135" w:themeColor="accent6" w:themeShade="BF"/>
                      <w:lang w:eastAsia="en-GB"/>
                    </w:rPr>
                    <w:t xml:space="preserve">RIS </w:t>
                  </w:r>
                  <w:r w:rsidRPr="0091481D">
                    <w:rPr>
                      <w:rFonts w:ascii="Calibri" w:eastAsia="Times New Roman" w:hAnsi="Calibri" w:cs="Calibri"/>
                      <w:color w:val="538135" w:themeColor="accent6" w:themeShade="BF"/>
                      <w:lang w:eastAsia="en-GB"/>
                    </w:rPr>
                    <w:t>and Lorenzo.</w:t>
                  </w:r>
                </w:p>
              </w:tc>
            </w:tr>
          </w:tbl>
          <w:p w14:paraId="613DDB89" w14:textId="77777777" w:rsidR="0023185B" w:rsidRPr="0091481D" w:rsidRDefault="0023185B" w:rsidP="00690C0A">
            <w:pPr>
              <w:spacing w:line="240" w:lineRule="auto"/>
              <w:rPr>
                <w:rFonts w:ascii="Calibri" w:eastAsia="Times New Roman" w:hAnsi="Calibri" w:cs="Calibri"/>
                <w:color w:val="000000"/>
                <w:lang w:eastAsia="en-GB"/>
              </w:rPr>
            </w:pPr>
          </w:p>
        </w:tc>
      </w:tr>
      <w:tr w:rsidR="00964315" w:rsidRPr="0091481D" w14:paraId="536360F3" w14:textId="77777777" w:rsidTr="00964315">
        <w:trPr>
          <w:trHeight w:val="300"/>
        </w:trPr>
        <w:tc>
          <w:tcPr>
            <w:tcW w:w="10490" w:type="dxa"/>
            <w:tcBorders>
              <w:top w:val="nil"/>
              <w:left w:val="nil"/>
              <w:bottom w:val="nil"/>
              <w:right w:val="nil"/>
            </w:tcBorders>
            <w:noWrap/>
            <w:vAlign w:val="center"/>
          </w:tcPr>
          <w:p w14:paraId="57A79747" w14:textId="77777777" w:rsidR="00964315" w:rsidRPr="0091481D" w:rsidRDefault="00964315" w:rsidP="00964315">
            <w:pPr>
              <w:spacing w:line="240" w:lineRule="auto"/>
              <w:rPr>
                <w:rFonts w:ascii="Calibri" w:eastAsia="Times New Roman" w:hAnsi="Calibri" w:cs="Calibri"/>
                <w:lang w:eastAsia="en-GB"/>
              </w:rPr>
            </w:pPr>
          </w:p>
        </w:tc>
      </w:tr>
      <w:tr w:rsidR="0023185B" w:rsidRPr="0091481D" w14:paraId="42AAA7EF" w14:textId="77777777" w:rsidTr="00964315">
        <w:trPr>
          <w:trHeight w:val="300"/>
        </w:trPr>
        <w:tc>
          <w:tcPr>
            <w:tcW w:w="10490" w:type="dxa"/>
            <w:tcBorders>
              <w:top w:val="nil"/>
              <w:left w:val="nil"/>
              <w:bottom w:val="nil"/>
              <w:right w:val="nil"/>
            </w:tcBorders>
            <w:noWrap/>
            <w:vAlign w:val="center"/>
            <w:hideMark/>
          </w:tcPr>
          <w:p w14:paraId="268B222C" w14:textId="77777777" w:rsidR="0023185B" w:rsidRPr="0091481D" w:rsidRDefault="0023185B">
            <w:pPr>
              <w:pStyle w:val="ListParagraph"/>
              <w:numPr>
                <w:ilvl w:val="0"/>
                <w:numId w:val="19"/>
              </w:numPr>
              <w:spacing w:line="240" w:lineRule="auto"/>
              <w:rPr>
                <w:rFonts w:ascii="Calibri" w:eastAsia="Times New Roman" w:hAnsi="Calibri" w:cs="Calibri"/>
                <w:color w:val="00B050"/>
                <w:lang w:eastAsia="en-GB"/>
              </w:rPr>
            </w:pPr>
            <w:r w:rsidRPr="0091481D">
              <w:rPr>
                <w:rFonts w:ascii="Calibri" w:eastAsia="Times New Roman" w:hAnsi="Calibri" w:cs="Calibri"/>
                <w:lang w:eastAsia="en-GB"/>
              </w:rPr>
              <w:t>SBAR handover and release of</w:t>
            </w:r>
            <w:r w:rsidR="00F947AD" w:rsidRPr="0091481D">
              <w:rPr>
                <w:rFonts w:ascii="Calibri" w:eastAsia="Times New Roman" w:hAnsi="Calibri" w:cs="Calibri"/>
                <w:lang w:eastAsia="en-GB"/>
              </w:rPr>
              <w:t xml:space="preserve"> ambulance</w:t>
            </w:r>
            <w:r w:rsidRPr="0091481D">
              <w:rPr>
                <w:rFonts w:ascii="Calibri" w:eastAsia="Times New Roman" w:hAnsi="Calibri" w:cs="Calibri"/>
                <w:lang w:eastAsia="en-GB"/>
              </w:rPr>
              <w:t xml:space="preserve"> crew</w:t>
            </w:r>
          </w:p>
        </w:tc>
      </w:tr>
    </w:tbl>
    <w:p w14:paraId="27F94D46" w14:textId="15B277EE" w:rsidR="008B790D" w:rsidRDefault="008B790D"/>
    <w:p w14:paraId="7AAF99C2" w14:textId="77777777" w:rsidR="008B790D" w:rsidRDefault="008B790D">
      <w:r>
        <w:br w:type="page"/>
      </w:r>
    </w:p>
    <w:tbl>
      <w:tblPr>
        <w:tblW w:w="10490" w:type="dxa"/>
        <w:tblLayout w:type="fixed"/>
        <w:tblLook w:val="04A0" w:firstRow="1" w:lastRow="0" w:firstColumn="1" w:lastColumn="0" w:noHBand="0" w:noVBand="1"/>
      </w:tblPr>
      <w:tblGrid>
        <w:gridCol w:w="10490"/>
      </w:tblGrid>
      <w:tr w:rsidR="0023185B" w:rsidRPr="0091481D" w14:paraId="49DEFD99" w14:textId="77777777" w:rsidTr="00964315">
        <w:trPr>
          <w:trHeight w:val="300"/>
        </w:trPr>
        <w:tc>
          <w:tcPr>
            <w:tcW w:w="10490" w:type="dxa"/>
            <w:tcBorders>
              <w:top w:val="nil"/>
              <w:left w:val="nil"/>
              <w:bottom w:val="nil"/>
              <w:right w:val="nil"/>
            </w:tcBorders>
            <w:noWrap/>
            <w:vAlign w:val="center"/>
            <w:hideMark/>
          </w:tcPr>
          <w:p w14:paraId="22163AEB" w14:textId="77777777" w:rsidR="0023185B" w:rsidRPr="0091481D" w:rsidRDefault="0023185B" w:rsidP="00964315">
            <w:pPr>
              <w:spacing w:line="240" w:lineRule="auto"/>
              <w:ind w:right="-108"/>
              <w:jc w:val="center"/>
              <w:rPr>
                <w:rFonts w:eastAsia="Times New Roman" w:cstheme="minorHAnsi"/>
                <w:b/>
                <w:bCs/>
                <w:color w:val="000000"/>
                <w:lang w:eastAsia="en-GB"/>
              </w:rPr>
            </w:pPr>
            <w:r w:rsidRPr="0091481D">
              <w:rPr>
                <w:rFonts w:eastAsia="Times New Roman" w:cstheme="minorHAnsi"/>
                <w:b/>
                <w:bCs/>
                <w:color w:val="000000"/>
                <w:lang w:eastAsia="en-GB"/>
              </w:rPr>
              <w:lastRenderedPageBreak/>
              <w:t>ASSESSMENT</w:t>
            </w:r>
          </w:p>
        </w:tc>
      </w:tr>
      <w:tr w:rsidR="0023185B" w:rsidRPr="0091481D" w14:paraId="283C6B29" w14:textId="77777777" w:rsidTr="00964315">
        <w:trPr>
          <w:trHeight w:val="807"/>
        </w:trPr>
        <w:tc>
          <w:tcPr>
            <w:tcW w:w="10490" w:type="dxa"/>
            <w:tcBorders>
              <w:top w:val="nil"/>
              <w:left w:val="nil"/>
              <w:bottom w:val="nil"/>
              <w:right w:val="nil"/>
            </w:tcBorders>
            <w:noWrap/>
            <w:vAlign w:val="center"/>
            <w:hideMark/>
          </w:tcPr>
          <w:p w14:paraId="0AB3A137" w14:textId="0DDADD45" w:rsidR="0023185B" w:rsidRPr="0091481D" w:rsidRDefault="0023185B" w:rsidP="00346446">
            <w:pPr>
              <w:pStyle w:val="ListParagraph"/>
              <w:numPr>
                <w:ilvl w:val="0"/>
                <w:numId w:val="9"/>
              </w:numPr>
              <w:spacing w:line="240" w:lineRule="auto"/>
              <w:rPr>
                <w:rFonts w:eastAsia="Times New Roman" w:cstheme="minorHAnsi"/>
                <w:lang w:eastAsia="en-GB"/>
              </w:rPr>
            </w:pPr>
            <w:r w:rsidRPr="0091481D">
              <w:rPr>
                <w:rFonts w:eastAsia="Times New Roman" w:cstheme="minorHAnsi"/>
                <w:lang w:eastAsia="en-GB"/>
              </w:rPr>
              <w:t xml:space="preserve">Upon receipt of the </w:t>
            </w:r>
            <w:r w:rsidR="003C25C0">
              <w:rPr>
                <w:rFonts w:eastAsia="Times New Roman" w:cstheme="minorHAnsi"/>
                <w:lang w:eastAsia="en-GB"/>
              </w:rPr>
              <w:t>referral,</w:t>
            </w:r>
            <w:r w:rsidR="00534EAF">
              <w:rPr>
                <w:rFonts w:eastAsia="Times New Roman" w:cstheme="minorHAnsi"/>
                <w:lang w:eastAsia="en-GB"/>
              </w:rPr>
              <w:t xml:space="preserve"> </w:t>
            </w:r>
            <w:r w:rsidR="00346446">
              <w:rPr>
                <w:rFonts w:eastAsia="Times New Roman" w:cstheme="minorHAnsi"/>
                <w:lang w:eastAsia="en-GB"/>
              </w:rPr>
              <w:t xml:space="preserve">radiology team </w:t>
            </w:r>
            <w:r w:rsidRPr="0091481D">
              <w:rPr>
                <w:rFonts w:eastAsia="Times New Roman" w:cstheme="minorHAnsi"/>
                <w:lang w:eastAsia="en-GB"/>
              </w:rPr>
              <w:t xml:space="preserve">will immediately confirm that patient meets all criteria for </w:t>
            </w:r>
            <w:r w:rsidR="00563715" w:rsidRPr="0091481D">
              <w:rPr>
                <w:rFonts w:eastAsia="Times New Roman" w:cstheme="minorHAnsi"/>
                <w:lang w:eastAsia="en-GB"/>
              </w:rPr>
              <w:t xml:space="preserve">MT </w:t>
            </w:r>
            <w:r w:rsidRPr="0091481D">
              <w:rPr>
                <w:rFonts w:eastAsia="Times New Roman" w:cstheme="minorHAnsi"/>
                <w:lang w:eastAsia="en-GB"/>
              </w:rPr>
              <w:t xml:space="preserve">according to referral checklist.  Any incomplete information will require further discussions between </w:t>
            </w:r>
            <w:r w:rsidR="00534EAF">
              <w:rPr>
                <w:rFonts w:eastAsia="Times New Roman" w:cstheme="minorHAnsi"/>
                <w:lang w:eastAsia="en-GB"/>
              </w:rPr>
              <w:t>the clinical / r</w:t>
            </w:r>
            <w:r w:rsidR="00346446">
              <w:rPr>
                <w:rFonts w:eastAsia="Times New Roman" w:cstheme="minorHAnsi"/>
                <w:lang w:eastAsia="en-GB"/>
              </w:rPr>
              <w:t xml:space="preserve">adiology </w:t>
            </w:r>
            <w:r w:rsidR="00534EAF">
              <w:rPr>
                <w:rFonts w:eastAsia="Times New Roman" w:cstheme="minorHAnsi"/>
                <w:lang w:eastAsia="en-GB"/>
              </w:rPr>
              <w:t>Team</w:t>
            </w:r>
            <w:r w:rsidRPr="0091481D">
              <w:rPr>
                <w:rFonts w:eastAsia="Times New Roman" w:cstheme="minorHAnsi"/>
                <w:lang w:eastAsia="en-GB"/>
              </w:rPr>
              <w:t xml:space="preserve"> and the referring Stroke Consultant.  </w:t>
            </w:r>
          </w:p>
        </w:tc>
      </w:tr>
      <w:tr w:rsidR="0023185B" w:rsidRPr="0091481D" w14:paraId="4904748C" w14:textId="77777777" w:rsidTr="00964315">
        <w:trPr>
          <w:trHeight w:val="900"/>
        </w:trPr>
        <w:tc>
          <w:tcPr>
            <w:tcW w:w="10490" w:type="dxa"/>
            <w:tcBorders>
              <w:top w:val="nil"/>
              <w:left w:val="nil"/>
              <w:bottom w:val="nil"/>
              <w:right w:val="nil"/>
            </w:tcBorders>
            <w:noWrap/>
            <w:vAlign w:val="center"/>
            <w:hideMark/>
          </w:tcPr>
          <w:p w14:paraId="30E7D5DE" w14:textId="72F7DEB5" w:rsidR="0023185B" w:rsidRPr="003C25C0" w:rsidRDefault="003C25C0" w:rsidP="003C25C0">
            <w:pPr>
              <w:pStyle w:val="ListParagraph"/>
              <w:numPr>
                <w:ilvl w:val="0"/>
                <w:numId w:val="9"/>
              </w:numPr>
              <w:spacing w:line="240" w:lineRule="auto"/>
              <w:rPr>
                <w:rFonts w:eastAsia="Times New Roman" w:cstheme="minorHAnsi"/>
                <w:lang w:eastAsia="en-GB"/>
              </w:rPr>
            </w:pPr>
            <w:r>
              <w:rPr>
                <w:rFonts w:eastAsia="Times New Roman" w:cstheme="minorHAnsi"/>
                <w:lang w:eastAsia="en-GB"/>
              </w:rPr>
              <w:t xml:space="preserve">The </w:t>
            </w:r>
            <w:r w:rsidR="00534EAF" w:rsidRPr="003C25C0">
              <w:rPr>
                <w:rFonts w:eastAsia="Times New Roman" w:cstheme="minorHAnsi"/>
                <w:lang w:eastAsia="en-GB"/>
              </w:rPr>
              <w:t>Interventional radiology team (</w:t>
            </w:r>
            <w:r w:rsidR="00346446" w:rsidRPr="003C25C0">
              <w:rPr>
                <w:rFonts w:eastAsia="Times New Roman" w:cstheme="minorHAnsi"/>
                <w:lang w:eastAsia="en-GB"/>
              </w:rPr>
              <w:t>I</w:t>
            </w:r>
            <w:r w:rsidR="00534EAF" w:rsidRPr="003C25C0">
              <w:rPr>
                <w:rFonts w:eastAsia="Times New Roman" w:cstheme="minorHAnsi"/>
                <w:lang w:eastAsia="en-GB"/>
              </w:rPr>
              <w:t>RT</w:t>
            </w:r>
            <w:r w:rsidR="008A095C" w:rsidRPr="003C25C0">
              <w:rPr>
                <w:rFonts w:eastAsia="Times New Roman" w:cstheme="minorHAnsi"/>
                <w:lang w:eastAsia="en-GB"/>
              </w:rPr>
              <w:t>)</w:t>
            </w:r>
            <w:r>
              <w:rPr>
                <w:rFonts w:eastAsia="Times New Roman" w:cstheme="minorHAnsi"/>
                <w:lang w:eastAsia="en-GB"/>
              </w:rPr>
              <w:t xml:space="preserve"> </w:t>
            </w:r>
            <w:r w:rsidR="00346446" w:rsidRPr="003C25C0">
              <w:rPr>
                <w:rFonts w:eastAsia="Times New Roman" w:cstheme="minorHAnsi"/>
                <w:lang w:eastAsia="en-GB"/>
              </w:rPr>
              <w:t>will review the images on RAPID AI</w:t>
            </w:r>
            <w:r w:rsidR="00AA0A01" w:rsidRPr="003C25C0">
              <w:rPr>
                <w:rFonts w:eastAsia="Times New Roman" w:cstheme="minorHAnsi"/>
                <w:lang w:eastAsia="en-GB"/>
              </w:rPr>
              <w:t xml:space="preserve"> and PACS</w:t>
            </w:r>
            <w:r w:rsidR="00346446" w:rsidRPr="003C25C0">
              <w:rPr>
                <w:rFonts w:eastAsia="Times New Roman" w:cstheme="minorHAnsi"/>
                <w:lang w:eastAsia="en-GB"/>
              </w:rPr>
              <w:t xml:space="preserve"> </w:t>
            </w:r>
            <w:r w:rsidR="0023185B" w:rsidRPr="003C25C0">
              <w:rPr>
                <w:rFonts w:eastAsia="Times New Roman" w:cstheme="minorHAnsi"/>
                <w:lang w:eastAsia="en-GB"/>
              </w:rPr>
              <w:t xml:space="preserve">with patient details to confirm whether the </w:t>
            </w:r>
            <w:r>
              <w:rPr>
                <w:rFonts w:eastAsia="Times New Roman" w:cstheme="minorHAnsi"/>
                <w:lang w:eastAsia="en-GB"/>
              </w:rPr>
              <w:t>presence of a large vessel occlusion and patient suitability for MT</w:t>
            </w:r>
            <w:r w:rsidR="0023185B" w:rsidRPr="003C25C0">
              <w:rPr>
                <w:rFonts w:eastAsia="Times New Roman" w:cstheme="minorHAnsi"/>
                <w:lang w:eastAsia="en-GB"/>
              </w:rPr>
              <w:t xml:space="preserve">.  </w:t>
            </w:r>
          </w:p>
        </w:tc>
      </w:tr>
      <w:tr w:rsidR="0023185B" w:rsidRPr="0091481D" w14:paraId="555EA370" w14:textId="77777777" w:rsidTr="00964315">
        <w:trPr>
          <w:trHeight w:val="269"/>
        </w:trPr>
        <w:tc>
          <w:tcPr>
            <w:tcW w:w="10490" w:type="dxa"/>
            <w:tcBorders>
              <w:top w:val="nil"/>
              <w:left w:val="nil"/>
              <w:bottom w:val="nil"/>
              <w:right w:val="nil"/>
            </w:tcBorders>
            <w:noWrap/>
            <w:vAlign w:val="center"/>
            <w:hideMark/>
          </w:tcPr>
          <w:p w14:paraId="4AF802F7" w14:textId="3006AF91" w:rsidR="00983F51" w:rsidRDefault="00534EAF" w:rsidP="00983F51">
            <w:pPr>
              <w:pStyle w:val="ListParagraph"/>
              <w:numPr>
                <w:ilvl w:val="0"/>
                <w:numId w:val="9"/>
              </w:numPr>
              <w:spacing w:line="240" w:lineRule="auto"/>
              <w:rPr>
                <w:rFonts w:eastAsia="Times New Roman" w:cstheme="minorHAnsi"/>
                <w:lang w:eastAsia="en-GB"/>
              </w:rPr>
            </w:pPr>
            <w:r>
              <w:rPr>
                <w:rFonts w:eastAsia="Times New Roman" w:cstheme="minorHAnsi"/>
                <w:lang w:eastAsia="en-GB"/>
              </w:rPr>
              <w:t xml:space="preserve">The </w:t>
            </w:r>
            <w:r w:rsidR="00346446">
              <w:rPr>
                <w:rFonts w:eastAsia="Times New Roman" w:cstheme="minorHAnsi"/>
                <w:lang w:eastAsia="en-GB"/>
              </w:rPr>
              <w:t>IRT</w:t>
            </w:r>
            <w:r w:rsidR="000038B4" w:rsidRPr="0091481D">
              <w:rPr>
                <w:rFonts w:eastAsia="Times New Roman" w:cstheme="minorHAnsi"/>
                <w:lang w:eastAsia="en-GB"/>
              </w:rPr>
              <w:t xml:space="preserve"> </w:t>
            </w:r>
            <w:r w:rsidR="0023185B" w:rsidRPr="0091481D">
              <w:rPr>
                <w:rFonts w:eastAsia="Times New Roman" w:cstheme="minorHAnsi"/>
                <w:lang w:eastAsia="en-GB"/>
              </w:rPr>
              <w:t>will inform referring</w:t>
            </w:r>
            <w:r w:rsidR="008A095C">
              <w:rPr>
                <w:rFonts w:eastAsia="Times New Roman" w:cstheme="minorHAnsi"/>
                <w:lang w:eastAsia="en-GB"/>
              </w:rPr>
              <w:t xml:space="preserve"> </w:t>
            </w:r>
            <w:r w:rsidR="0023185B" w:rsidRPr="0091481D">
              <w:rPr>
                <w:rFonts w:eastAsia="Times New Roman" w:cstheme="minorHAnsi"/>
                <w:lang w:eastAsia="en-GB"/>
              </w:rPr>
              <w:t xml:space="preserve">Stroke Consultant if patient transfer can </w:t>
            </w:r>
            <w:r w:rsidR="00983F51">
              <w:rPr>
                <w:rFonts w:eastAsia="Times New Roman" w:cstheme="minorHAnsi"/>
                <w:lang w:eastAsia="en-GB"/>
              </w:rPr>
              <w:t xml:space="preserve">or cannot </w:t>
            </w:r>
            <w:r w:rsidR="0023185B" w:rsidRPr="0091481D">
              <w:rPr>
                <w:rFonts w:eastAsia="Times New Roman" w:cstheme="minorHAnsi"/>
                <w:lang w:eastAsia="en-GB"/>
              </w:rPr>
              <w:t>procee</w:t>
            </w:r>
            <w:r w:rsidR="00983F51">
              <w:rPr>
                <w:rFonts w:eastAsia="Times New Roman" w:cstheme="minorHAnsi"/>
                <w:lang w:eastAsia="en-GB"/>
              </w:rPr>
              <w:t xml:space="preserve">d. </w:t>
            </w:r>
            <w:r w:rsidR="003C25C0">
              <w:rPr>
                <w:rFonts w:eastAsia="Times New Roman" w:cstheme="minorHAnsi"/>
                <w:lang w:eastAsia="en-GB"/>
              </w:rPr>
              <w:t xml:space="preserve"> If patient not accepted for MT, the reasons for this must be explicitly stated and documented.</w:t>
            </w:r>
          </w:p>
          <w:p w14:paraId="27968AFC" w14:textId="55C90886" w:rsidR="00983F51" w:rsidRPr="00436079" w:rsidRDefault="00983F51" w:rsidP="008A095C">
            <w:pPr>
              <w:spacing w:line="240" w:lineRule="auto"/>
              <w:ind w:left="360"/>
              <w:jc w:val="center"/>
              <w:rPr>
                <w:rFonts w:eastAsia="Times New Roman" w:cstheme="minorHAnsi"/>
                <w:b/>
                <w:bCs/>
                <w:lang w:eastAsia="en-GB"/>
              </w:rPr>
            </w:pPr>
            <w:r w:rsidRPr="00436079">
              <w:rPr>
                <w:rFonts w:eastAsia="Times New Roman" w:cstheme="minorHAnsi"/>
                <w:b/>
                <w:bCs/>
                <w:lang w:eastAsia="en-GB"/>
              </w:rPr>
              <w:t>If the patient is accepted for MT by the CSC but cannot be transferred due to operational pressures at the CSC, the</w:t>
            </w:r>
            <w:r w:rsidR="00534EAF">
              <w:rPr>
                <w:rFonts w:eastAsia="Times New Roman" w:cstheme="minorHAnsi"/>
                <w:b/>
                <w:bCs/>
                <w:lang w:eastAsia="en-GB"/>
              </w:rPr>
              <w:t xml:space="preserve"> mutual aid policy should be followed.</w:t>
            </w:r>
          </w:p>
        </w:tc>
      </w:tr>
      <w:tr w:rsidR="0023185B" w:rsidRPr="0091481D" w14:paraId="2F3596E3" w14:textId="77777777" w:rsidTr="00964315">
        <w:trPr>
          <w:trHeight w:val="600"/>
        </w:trPr>
        <w:tc>
          <w:tcPr>
            <w:tcW w:w="10490" w:type="dxa"/>
            <w:tcBorders>
              <w:top w:val="nil"/>
              <w:left w:val="nil"/>
              <w:bottom w:val="nil"/>
              <w:right w:val="nil"/>
            </w:tcBorders>
            <w:noWrap/>
            <w:vAlign w:val="center"/>
            <w:hideMark/>
          </w:tcPr>
          <w:p w14:paraId="2AB0DAE0" w14:textId="2B499854" w:rsidR="0023185B" w:rsidRPr="0091481D" w:rsidRDefault="0023185B">
            <w:pPr>
              <w:pStyle w:val="ListParagraph"/>
              <w:numPr>
                <w:ilvl w:val="0"/>
                <w:numId w:val="9"/>
              </w:numPr>
              <w:spacing w:line="240" w:lineRule="auto"/>
              <w:rPr>
                <w:rFonts w:eastAsia="Times New Roman" w:cstheme="minorHAnsi"/>
                <w:lang w:eastAsia="en-GB"/>
              </w:rPr>
            </w:pPr>
            <w:r w:rsidRPr="0091481D">
              <w:rPr>
                <w:rFonts w:eastAsia="Times New Roman" w:cstheme="minorHAnsi"/>
                <w:lang w:eastAsia="en-GB"/>
              </w:rPr>
              <w:t xml:space="preserve">If </w:t>
            </w:r>
            <w:r w:rsidR="007E1A24" w:rsidRPr="0091481D">
              <w:rPr>
                <w:rFonts w:eastAsia="Times New Roman" w:cstheme="minorHAnsi"/>
                <w:lang w:eastAsia="en-GB"/>
              </w:rPr>
              <w:t xml:space="preserve">the </w:t>
            </w:r>
            <w:r w:rsidRPr="0091481D">
              <w:rPr>
                <w:rFonts w:eastAsia="Times New Roman" w:cstheme="minorHAnsi"/>
                <w:lang w:eastAsia="en-GB"/>
              </w:rPr>
              <w:t xml:space="preserve">patient is to be transferred, </w:t>
            </w:r>
            <w:r w:rsidR="00534EAF">
              <w:rPr>
                <w:rFonts w:eastAsia="Times New Roman" w:cstheme="minorHAnsi"/>
                <w:lang w:eastAsia="en-GB"/>
              </w:rPr>
              <w:t xml:space="preserve">the </w:t>
            </w:r>
            <w:r w:rsidR="00346446">
              <w:rPr>
                <w:rFonts w:eastAsia="Times New Roman" w:cstheme="minorHAnsi"/>
                <w:lang w:eastAsia="en-GB"/>
              </w:rPr>
              <w:t>IRT</w:t>
            </w:r>
            <w:r w:rsidR="0094765A" w:rsidRPr="0091481D">
              <w:rPr>
                <w:rFonts w:eastAsia="Times New Roman" w:cstheme="minorHAnsi"/>
                <w:lang w:eastAsia="en-GB"/>
              </w:rPr>
              <w:t xml:space="preserve"> </w:t>
            </w:r>
            <w:r w:rsidRPr="0091481D">
              <w:rPr>
                <w:rFonts w:eastAsia="Times New Roman" w:cstheme="minorHAnsi"/>
                <w:lang w:eastAsia="en-GB"/>
              </w:rPr>
              <w:t xml:space="preserve">must </w:t>
            </w:r>
            <w:r w:rsidR="00534EAF">
              <w:rPr>
                <w:rFonts w:eastAsia="Times New Roman" w:cstheme="minorHAnsi"/>
                <w:lang w:eastAsia="en-GB"/>
              </w:rPr>
              <w:t>inform the</w:t>
            </w:r>
            <w:r w:rsidRPr="0091481D">
              <w:rPr>
                <w:rFonts w:eastAsia="Times New Roman" w:cstheme="minorHAnsi"/>
                <w:lang w:eastAsia="en-GB"/>
              </w:rPr>
              <w:t xml:space="preserve"> duty </w:t>
            </w:r>
            <w:r w:rsidR="008A095C">
              <w:rPr>
                <w:rFonts w:eastAsia="Times New Roman" w:cstheme="minorHAnsi"/>
                <w:lang w:eastAsia="en-GB"/>
              </w:rPr>
              <w:t xml:space="preserve">CSC </w:t>
            </w:r>
            <w:r w:rsidRPr="0091481D">
              <w:rPr>
                <w:rFonts w:eastAsia="Times New Roman" w:cstheme="minorHAnsi"/>
                <w:lang w:eastAsia="en-GB"/>
              </w:rPr>
              <w:t xml:space="preserve">stroke consultant who will:  </w:t>
            </w:r>
          </w:p>
          <w:p w14:paraId="5DC99F63" w14:textId="062E5AD8" w:rsidR="00433534" w:rsidRPr="0091481D" w:rsidRDefault="00534EAF">
            <w:pPr>
              <w:pStyle w:val="ListParagraph"/>
              <w:numPr>
                <w:ilvl w:val="0"/>
                <w:numId w:val="5"/>
              </w:numPr>
              <w:spacing w:line="240" w:lineRule="auto"/>
              <w:ind w:hanging="42"/>
              <w:rPr>
                <w:rFonts w:eastAsia="Times New Roman" w:cstheme="minorHAnsi"/>
                <w:lang w:eastAsia="en-GB"/>
              </w:rPr>
            </w:pPr>
            <w:r>
              <w:rPr>
                <w:rFonts w:eastAsia="Times New Roman" w:cstheme="minorHAnsi"/>
                <w:lang w:eastAsia="en-GB"/>
              </w:rPr>
              <w:t xml:space="preserve">Ensure known </w:t>
            </w:r>
            <w:r w:rsidR="00433534" w:rsidRPr="0091481D">
              <w:rPr>
                <w:rFonts w:eastAsia="Times New Roman" w:cstheme="minorHAnsi"/>
                <w:lang w:eastAsia="en-GB"/>
              </w:rPr>
              <w:t>ETA and of any change in ETA or the patient’s condition</w:t>
            </w:r>
          </w:p>
          <w:p w14:paraId="1AF474E8" w14:textId="31AD1D39" w:rsidR="0023185B" w:rsidRPr="0091481D" w:rsidRDefault="0023185B" w:rsidP="003C25C0">
            <w:pPr>
              <w:pStyle w:val="ListParagraph"/>
              <w:spacing w:line="240" w:lineRule="auto"/>
              <w:ind w:left="360"/>
              <w:rPr>
                <w:rFonts w:eastAsia="Times New Roman" w:cstheme="minorHAnsi"/>
                <w:lang w:eastAsia="en-GB"/>
              </w:rPr>
            </w:pPr>
          </w:p>
        </w:tc>
      </w:tr>
      <w:tr w:rsidR="0023185B" w:rsidRPr="0091481D" w14:paraId="7AC72F4C" w14:textId="77777777" w:rsidTr="0019065A">
        <w:trPr>
          <w:trHeight w:val="600"/>
        </w:trPr>
        <w:tc>
          <w:tcPr>
            <w:tcW w:w="10490" w:type="dxa"/>
            <w:tcBorders>
              <w:top w:val="nil"/>
              <w:left w:val="nil"/>
              <w:bottom w:val="nil"/>
              <w:right w:val="nil"/>
            </w:tcBorders>
            <w:noWrap/>
            <w:hideMark/>
          </w:tcPr>
          <w:p w14:paraId="35EA5B8E" w14:textId="0218940D" w:rsidR="0023185B" w:rsidRPr="0091481D" w:rsidRDefault="0023185B" w:rsidP="0019065A">
            <w:pPr>
              <w:pStyle w:val="ListParagraph"/>
              <w:numPr>
                <w:ilvl w:val="0"/>
                <w:numId w:val="9"/>
              </w:numPr>
              <w:spacing w:line="240" w:lineRule="auto"/>
              <w:rPr>
                <w:rFonts w:eastAsia="Times New Roman" w:cstheme="minorHAnsi"/>
                <w:lang w:eastAsia="en-GB"/>
              </w:rPr>
            </w:pPr>
            <w:r w:rsidRPr="0091481D">
              <w:rPr>
                <w:rFonts w:eastAsia="Times New Roman" w:cstheme="minorHAnsi"/>
                <w:lang w:eastAsia="en-GB"/>
              </w:rPr>
              <w:t>I</w:t>
            </w:r>
            <w:r w:rsidR="00534EAF">
              <w:rPr>
                <w:rFonts w:eastAsia="Times New Roman" w:cstheme="minorHAnsi"/>
                <w:lang w:eastAsia="en-GB"/>
              </w:rPr>
              <w:t>RT</w:t>
            </w:r>
            <w:r w:rsidRPr="0091481D">
              <w:rPr>
                <w:rFonts w:eastAsia="Times New Roman" w:cstheme="minorHAnsi"/>
                <w:lang w:eastAsia="en-GB"/>
              </w:rPr>
              <w:t xml:space="preserve"> will co-ordinate the Angiography Suite staff and Anaesthetic cover.</w:t>
            </w:r>
          </w:p>
        </w:tc>
      </w:tr>
      <w:tr w:rsidR="0023185B" w:rsidRPr="0091481D" w14:paraId="6AF8AAF6" w14:textId="77777777" w:rsidTr="0015412B">
        <w:trPr>
          <w:trHeight w:val="1701"/>
        </w:trPr>
        <w:tc>
          <w:tcPr>
            <w:tcW w:w="10490" w:type="dxa"/>
            <w:tcBorders>
              <w:top w:val="nil"/>
              <w:left w:val="nil"/>
              <w:bottom w:val="nil"/>
              <w:right w:val="nil"/>
            </w:tcBorders>
            <w:noWrap/>
            <w:vAlign w:val="center"/>
            <w:hideMark/>
          </w:tcPr>
          <w:p w14:paraId="466E7936" w14:textId="72C20AB2" w:rsidR="0023185B" w:rsidRPr="0091481D" w:rsidRDefault="0094765A">
            <w:pPr>
              <w:pStyle w:val="ListParagraph"/>
              <w:numPr>
                <w:ilvl w:val="0"/>
                <w:numId w:val="9"/>
              </w:numPr>
              <w:spacing w:line="240" w:lineRule="auto"/>
              <w:rPr>
                <w:rFonts w:eastAsia="Times New Roman" w:cstheme="minorHAnsi"/>
                <w:lang w:eastAsia="en-GB"/>
              </w:rPr>
            </w:pPr>
            <w:r w:rsidRPr="0091481D">
              <w:rPr>
                <w:rFonts w:eastAsia="Times New Roman" w:cstheme="minorHAnsi"/>
                <w:lang w:eastAsia="en-GB"/>
              </w:rPr>
              <w:t xml:space="preserve">Coordinating stroke nurse </w:t>
            </w:r>
            <w:r w:rsidR="0023185B" w:rsidRPr="0091481D">
              <w:rPr>
                <w:rFonts w:eastAsia="Times New Roman" w:cstheme="minorHAnsi"/>
                <w:lang w:eastAsia="en-GB"/>
              </w:rPr>
              <w:t xml:space="preserve">will inform CT staff that there is a patient arriving for a potential </w:t>
            </w:r>
            <w:r w:rsidR="00563715" w:rsidRPr="0091481D">
              <w:rPr>
                <w:rFonts w:eastAsia="Times New Roman" w:cstheme="minorHAnsi"/>
                <w:lang w:eastAsia="en-GB"/>
              </w:rPr>
              <w:t>MT</w:t>
            </w:r>
            <w:r w:rsidR="0023185B" w:rsidRPr="0091481D">
              <w:rPr>
                <w:rFonts w:eastAsia="Times New Roman" w:cstheme="minorHAnsi"/>
                <w:lang w:eastAsia="en-GB"/>
              </w:rPr>
              <w:t>, and create space in CT for initial assessment.</w:t>
            </w:r>
            <w:r w:rsidR="00346446">
              <w:rPr>
                <w:rFonts w:eastAsia="Times New Roman" w:cstheme="minorHAnsi"/>
                <w:lang w:eastAsia="en-GB"/>
              </w:rPr>
              <w:t xml:space="preserve"> Only</w:t>
            </w:r>
            <w:r w:rsidR="00534EAF">
              <w:rPr>
                <w:rFonts w:eastAsia="Times New Roman" w:cstheme="minorHAnsi"/>
                <w:lang w:eastAsia="en-GB"/>
              </w:rPr>
              <w:t xml:space="preserve"> required </w:t>
            </w:r>
            <w:r w:rsidR="00346446">
              <w:rPr>
                <w:rFonts w:eastAsia="Times New Roman" w:cstheme="minorHAnsi"/>
                <w:lang w:eastAsia="en-GB"/>
              </w:rPr>
              <w:t>at HUTH if a delay in referring or patient over 6 hours from onset.</w:t>
            </w:r>
          </w:p>
          <w:tbl>
            <w:tblPr>
              <w:tblStyle w:val="TableGrid"/>
              <w:tblW w:w="10235" w:type="dxa"/>
              <w:tblLayout w:type="fixed"/>
              <w:tblLook w:val="04A0" w:firstRow="1" w:lastRow="0" w:firstColumn="1" w:lastColumn="0" w:noHBand="0" w:noVBand="1"/>
            </w:tblPr>
            <w:tblGrid>
              <w:gridCol w:w="3289"/>
              <w:gridCol w:w="284"/>
              <w:gridCol w:w="3402"/>
              <w:gridCol w:w="283"/>
              <w:gridCol w:w="2977"/>
            </w:tblGrid>
            <w:tr w:rsidR="00347F07" w:rsidRPr="0091481D" w14:paraId="7233EA68" w14:textId="77777777" w:rsidTr="00D81914">
              <w:tc>
                <w:tcPr>
                  <w:tcW w:w="3289" w:type="dxa"/>
                </w:tcPr>
                <w:p w14:paraId="172CD72C" w14:textId="77777777" w:rsidR="000038B4" w:rsidRPr="0091481D" w:rsidRDefault="000038B4" w:rsidP="0050603E">
                  <w:pPr>
                    <w:jc w:val="center"/>
                    <w:rPr>
                      <w:rFonts w:eastAsia="Times New Roman" w:cstheme="minorHAnsi"/>
                      <w:b/>
                      <w:color w:val="C00000"/>
                      <w:lang w:eastAsia="en-GB"/>
                    </w:rPr>
                  </w:pPr>
                  <w:r w:rsidRPr="0091481D">
                    <w:rPr>
                      <w:rFonts w:eastAsia="Times New Roman" w:cstheme="minorHAnsi"/>
                      <w:b/>
                      <w:color w:val="C00000"/>
                      <w:lang w:eastAsia="en-GB"/>
                    </w:rPr>
                    <w:t>LTH</w:t>
                  </w:r>
                  <w:r w:rsidR="00563715" w:rsidRPr="0091481D">
                    <w:rPr>
                      <w:rFonts w:eastAsia="Times New Roman" w:cstheme="minorHAnsi"/>
                      <w:b/>
                      <w:color w:val="C00000"/>
                      <w:lang w:eastAsia="en-GB"/>
                    </w:rPr>
                    <w:t>T</w:t>
                  </w:r>
                </w:p>
              </w:tc>
              <w:tc>
                <w:tcPr>
                  <w:tcW w:w="284" w:type="dxa"/>
                </w:tcPr>
                <w:p w14:paraId="2E47828F" w14:textId="77777777" w:rsidR="000038B4" w:rsidRPr="0091481D" w:rsidRDefault="000038B4" w:rsidP="0050603E">
                  <w:pPr>
                    <w:jc w:val="center"/>
                    <w:rPr>
                      <w:rFonts w:eastAsia="Times New Roman" w:cstheme="minorHAnsi"/>
                      <w:b/>
                      <w:color w:val="0070C0"/>
                      <w:lang w:eastAsia="en-GB"/>
                    </w:rPr>
                  </w:pPr>
                </w:p>
              </w:tc>
              <w:tc>
                <w:tcPr>
                  <w:tcW w:w="3402" w:type="dxa"/>
                </w:tcPr>
                <w:p w14:paraId="08687E0C" w14:textId="77777777" w:rsidR="000038B4" w:rsidRPr="0091481D" w:rsidRDefault="000038B4" w:rsidP="0050603E">
                  <w:pPr>
                    <w:jc w:val="center"/>
                    <w:rPr>
                      <w:rFonts w:eastAsia="Times New Roman" w:cstheme="minorHAnsi"/>
                      <w:b/>
                      <w:color w:val="0070C0"/>
                      <w:lang w:eastAsia="en-GB"/>
                    </w:rPr>
                  </w:pPr>
                  <w:r w:rsidRPr="0091481D">
                    <w:rPr>
                      <w:rFonts w:eastAsia="Times New Roman" w:cstheme="minorHAnsi"/>
                      <w:b/>
                      <w:color w:val="0070C0"/>
                      <w:lang w:eastAsia="en-GB"/>
                    </w:rPr>
                    <w:t>STH</w:t>
                  </w:r>
                </w:p>
              </w:tc>
              <w:tc>
                <w:tcPr>
                  <w:tcW w:w="283" w:type="dxa"/>
                  <w:tcBorders>
                    <w:right w:val="single" w:sz="4" w:space="0" w:color="auto"/>
                  </w:tcBorders>
                </w:tcPr>
                <w:p w14:paraId="2BB83A86" w14:textId="77777777" w:rsidR="000038B4" w:rsidRPr="0091481D" w:rsidRDefault="000038B4" w:rsidP="0050603E">
                  <w:pPr>
                    <w:jc w:val="center"/>
                    <w:rPr>
                      <w:rFonts w:eastAsia="Times New Roman" w:cstheme="minorHAnsi"/>
                      <w:b/>
                      <w:color w:val="538135" w:themeColor="accent6" w:themeShade="BF"/>
                      <w:lang w:eastAsia="en-GB"/>
                    </w:rPr>
                  </w:pPr>
                </w:p>
              </w:tc>
              <w:tc>
                <w:tcPr>
                  <w:tcW w:w="2977" w:type="dxa"/>
                  <w:tcBorders>
                    <w:top w:val="single" w:sz="4" w:space="0" w:color="auto"/>
                    <w:left w:val="single" w:sz="4" w:space="0" w:color="auto"/>
                    <w:bottom w:val="single" w:sz="4" w:space="0" w:color="auto"/>
                    <w:right w:val="single" w:sz="4" w:space="0" w:color="auto"/>
                  </w:tcBorders>
                </w:tcPr>
                <w:p w14:paraId="55A9E7F1" w14:textId="77777777" w:rsidR="000038B4" w:rsidRPr="0091481D" w:rsidRDefault="000038B4" w:rsidP="0050603E">
                  <w:pPr>
                    <w:jc w:val="center"/>
                    <w:rPr>
                      <w:rFonts w:eastAsia="Times New Roman" w:cstheme="minorHAnsi"/>
                      <w:b/>
                      <w:color w:val="538135" w:themeColor="accent6" w:themeShade="BF"/>
                      <w:lang w:eastAsia="en-GB"/>
                    </w:rPr>
                  </w:pPr>
                  <w:r w:rsidRPr="0091481D">
                    <w:rPr>
                      <w:rFonts w:eastAsia="Times New Roman" w:cstheme="minorHAnsi"/>
                      <w:b/>
                      <w:color w:val="538135" w:themeColor="accent6" w:themeShade="BF"/>
                      <w:lang w:eastAsia="en-GB"/>
                    </w:rPr>
                    <w:t>H</w:t>
                  </w:r>
                  <w:r w:rsidR="0091481D" w:rsidRPr="0091481D">
                    <w:rPr>
                      <w:rFonts w:eastAsia="Times New Roman" w:cstheme="minorHAnsi"/>
                      <w:b/>
                      <w:color w:val="538135" w:themeColor="accent6" w:themeShade="BF"/>
                      <w:lang w:eastAsia="en-GB"/>
                    </w:rPr>
                    <w:t>U</w:t>
                  </w:r>
                  <w:r w:rsidR="00AA0A01">
                    <w:rPr>
                      <w:rFonts w:eastAsia="Times New Roman" w:cstheme="minorHAnsi"/>
                      <w:b/>
                      <w:color w:val="538135" w:themeColor="accent6" w:themeShade="BF"/>
                      <w:lang w:eastAsia="en-GB"/>
                    </w:rPr>
                    <w:t>T</w:t>
                  </w:r>
                  <w:r w:rsidR="0091481D" w:rsidRPr="0091481D">
                    <w:rPr>
                      <w:rFonts w:eastAsia="Times New Roman" w:cstheme="minorHAnsi"/>
                      <w:b/>
                      <w:color w:val="538135" w:themeColor="accent6" w:themeShade="BF"/>
                      <w:lang w:eastAsia="en-GB"/>
                    </w:rPr>
                    <w:t>H</w:t>
                  </w:r>
                </w:p>
              </w:tc>
            </w:tr>
            <w:tr w:rsidR="00347F07" w:rsidRPr="0091481D" w14:paraId="5E4FDE82" w14:textId="77777777" w:rsidTr="00D81914">
              <w:tc>
                <w:tcPr>
                  <w:tcW w:w="3289" w:type="dxa"/>
                </w:tcPr>
                <w:p w14:paraId="4CB47A29" w14:textId="77777777" w:rsidR="00126490" w:rsidRPr="00126490" w:rsidRDefault="00126490" w:rsidP="00126490">
                  <w:pPr>
                    <w:pStyle w:val="ListParagraph"/>
                    <w:numPr>
                      <w:ilvl w:val="0"/>
                      <w:numId w:val="24"/>
                    </w:numPr>
                    <w:rPr>
                      <w:rFonts w:eastAsia="Times New Roman" w:cstheme="minorHAnsi"/>
                      <w:color w:val="C00000"/>
                      <w:lang w:eastAsia="en-GB"/>
                    </w:rPr>
                  </w:pPr>
                  <w:r w:rsidRPr="00126490">
                    <w:rPr>
                      <w:rFonts w:eastAsia="Times New Roman" w:cstheme="minorHAnsi"/>
                      <w:color w:val="C00000"/>
                      <w:lang w:eastAsia="en-GB"/>
                    </w:rPr>
                    <w:t>If patient deteriorates while being assessed by BAT Nurse they should be booked into ED and transferred into ED Resus.</w:t>
                  </w:r>
                </w:p>
                <w:p w14:paraId="42BF63C4" w14:textId="77777777" w:rsidR="00126490" w:rsidRPr="0091481D" w:rsidRDefault="00126490" w:rsidP="00126490">
                  <w:pPr>
                    <w:pStyle w:val="ListParagraph"/>
                    <w:numPr>
                      <w:ilvl w:val="0"/>
                      <w:numId w:val="24"/>
                    </w:numPr>
                    <w:rPr>
                      <w:rFonts w:eastAsia="Times New Roman" w:cstheme="minorHAnsi"/>
                      <w:color w:val="C00000"/>
                      <w:lang w:eastAsia="en-GB"/>
                    </w:rPr>
                  </w:pPr>
                  <w:r>
                    <w:rPr>
                      <w:rFonts w:eastAsia="Times New Roman" w:cstheme="minorHAnsi"/>
                      <w:color w:val="C00000"/>
                      <w:lang w:eastAsia="en-GB"/>
                    </w:rPr>
                    <w:t>INR . radiology staff r</w:t>
                  </w:r>
                  <w:r w:rsidRPr="0091481D">
                    <w:rPr>
                      <w:rFonts w:eastAsia="Times New Roman" w:cstheme="minorHAnsi"/>
                      <w:color w:val="C00000"/>
                      <w:lang w:eastAsia="en-GB"/>
                    </w:rPr>
                    <w:t>ecord SSNAP data set requirements.</w:t>
                  </w:r>
                </w:p>
                <w:p w14:paraId="43632D1F" w14:textId="77777777" w:rsidR="00126490" w:rsidRPr="0091481D" w:rsidRDefault="00126490" w:rsidP="00126490">
                  <w:pPr>
                    <w:pStyle w:val="ListParagraph"/>
                    <w:numPr>
                      <w:ilvl w:val="0"/>
                      <w:numId w:val="24"/>
                    </w:numPr>
                    <w:rPr>
                      <w:rFonts w:eastAsia="Times New Roman" w:cstheme="minorHAnsi"/>
                      <w:color w:val="C00000"/>
                      <w:lang w:eastAsia="en-GB"/>
                    </w:rPr>
                  </w:pPr>
                  <w:r>
                    <w:rPr>
                      <w:rFonts w:eastAsia="Times New Roman" w:cstheme="minorHAnsi"/>
                      <w:color w:val="C00000"/>
                      <w:lang w:eastAsia="en-GB"/>
                    </w:rPr>
                    <w:t>BAT nurse to c</w:t>
                  </w:r>
                  <w:r w:rsidRPr="0091481D">
                    <w:rPr>
                      <w:rFonts w:eastAsia="Times New Roman" w:cstheme="minorHAnsi"/>
                      <w:color w:val="C00000"/>
                      <w:lang w:eastAsia="en-GB"/>
                    </w:rPr>
                    <w:t>o-ordinate the repatriation or ACU/HDU/ITU admission process with SPOC and INR.</w:t>
                  </w:r>
                </w:p>
                <w:p w14:paraId="4EC6CCB6" w14:textId="77777777" w:rsidR="00126490" w:rsidRPr="0091481D" w:rsidRDefault="00126490" w:rsidP="00126490">
                  <w:pPr>
                    <w:pStyle w:val="ListParagraph"/>
                    <w:numPr>
                      <w:ilvl w:val="0"/>
                      <w:numId w:val="24"/>
                    </w:numPr>
                    <w:rPr>
                      <w:rFonts w:eastAsia="Times New Roman" w:cstheme="minorHAnsi"/>
                      <w:color w:val="C00000"/>
                      <w:lang w:eastAsia="en-GB"/>
                    </w:rPr>
                  </w:pPr>
                  <w:r>
                    <w:rPr>
                      <w:rFonts w:eastAsia="Times New Roman" w:cstheme="minorHAnsi"/>
                      <w:color w:val="C00000"/>
                      <w:lang w:eastAsia="en-GB"/>
                    </w:rPr>
                    <w:t>BAT nurse to c</w:t>
                  </w:r>
                  <w:r w:rsidRPr="0091481D">
                    <w:rPr>
                      <w:rFonts w:eastAsia="Times New Roman" w:cstheme="minorHAnsi"/>
                      <w:color w:val="C00000"/>
                      <w:lang w:eastAsia="en-GB"/>
                    </w:rPr>
                    <w:t xml:space="preserve">ancel early transfer if patient is too unstable to be repatriated.  </w:t>
                  </w:r>
                </w:p>
              </w:tc>
              <w:tc>
                <w:tcPr>
                  <w:tcW w:w="284" w:type="dxa"/>
                </w:tcPr>
                <w:p w14:paraId="3BA842C6" w14:textId="77777777" w:rsidR="000038B4" w:rsidRPr="0091481D" w:rsidRDefault="000038B4" w:rsidP="0050603E">
                  <w:pPr>
                    <w:rPr>
                      <w:rFonts w:eastAsia="Times New Roman" w:cstheme="minorHAnsi"/>
                      <w:color w:val="0070C0"/>
                      <w:lang w:eastAsia="en-GB"/>
                    </w:rPr>
                  </w:pPr>
                </w:p>
              </w:tc>
              <w:tc>
                <w:tcPr>
                  <w:tcW w:w="3402" w:type="dxa"/>
                </w:tcPr>
                <w:p w14:paraId="41168BE8" w14:textId="77777777" w:rsidR="00183080" w:rsidRPr="0091481D" w:rsidRDefault="00183080">
                  <w:pPr>
                    <w:pStyle w:val="ListParagraph"/>
                    <w:numPr>
                      <w:ilvl w:val="0"/>
                      <w:numId w:val="11"/>
                    </w:numPr>
                    <w:ind w:left="317" w:hanging="283"/>
                    <w:rPr>
                      <w:rFonts w:eastAsia="Times New Roman" w:cstheme="minorHAnsi"/>
                      <w:color w:val="2F5496" w:themeColor="accent5" w:themeShade="BF"/>
                      <w:lang w:eastAsia="en-GB"/>
                    </w:rPr>
                  </w:pPr>
                  <w:r w:rsidRPr="0091481D">
                    <w:rPr>
                      <w:rFonts w:eastAsia="Times New Roman" w:cstheme="minorHAnsi"/>
                      <w:color w:val="2F5496" w:themeColor="accent5" w:themeShade="BF"/>
                      <w:lang w:eastAsia="en-GB"/>
                    </w:rPr>
                    <w:t>Ambulance crew will help transfer patient from ambulance trolley to CT scanner.</w:t>
                  </w:r>
                </w:p>
                <w:p w14:paraId="1902254A" w14:textId="77777777" w:rsidR="00183080" w:rsidRPr="0091481D" w:rsidRDefault="00183080">
                  <w:pPr>
                    <w:pStyle w:val="ListParagraph"/>
                    <w:numPr>
                      <w:ilvl w:val="0"/>
                      <w:numId w:val="11"/>
                    </w:numPr>
                    <w:ind w:left="317" w:hanging="283"/>
                    <w:rPr>
                      <w:rFonts w:eastAsia="Times New Roman" w:cstheme="minorHAnsi"/>
                      <w:color w:val="2F5496" w:themeColor="accent5" w:themeShade="BF"/>
                      <w:lang w:eastAsia="en-GB"/>
                    </w:rPr>
                  </w:pPr>
                  <w:r w:rsidRPr="0091481D">
                    <w:rPr>
                      <w:rFonts w:eastAsia="Times New Roman" w:cstheme="minorHAnsi"/>
                      <w:color w:val="2F5496" w:themeColor="accent5" w:themeShade="BF"/>
                      <w:lang w:eastAsia="en-GB"/>
                    </w:rPr>
                    <w:t>RHH stroke team will proceed to CT area and meet ambulance upon arrival.</w:t>
                  </w:r>
                </w:p>
                <w:p w14:paraId="025D51D7" w14:textId="77777777" w:rsidR="00183080" w:rsidRPr="0091481D" w:rsidRDefault="00183080">
                  <w:pPr>
                    <w:pStyle w:val="ListParagraph"/>
                    <w:numPr>
                      <w:ilvl w:val="0"/>
                      <w:numId w:val="11"/>
                    </w:numPr>
                    <w:ind w:left="317" w:hanging="283"/>
                    <w:rPr>
                      <w:rFonts w:eastAsia="Times New Roman" w:cstheme="minorHAnsi"/>
                      <w:color w:val="2F5496" w:themeColor="accent5" w:themeShade="BF"/>
                      <w:lang w:eastAsia="en-GB"/>
                    </w:rPr>
                  </w:pPr>
                  <w:r w:rsidRPr="0091481D">
                    <w:rPr>
                      <w:rFonts w:eastAsia="Times New Roman" w:cstheme="minorHAnsi"/>
                      <w:color w:val="2F5496" w:themeColor="accent5" w:themeShade="BF"/>
                      <w:lang w:eastAsia="en-GB"/>
                    </w:rPr>
                    <w:t>Stroke nurse to repeat NIHSS and GCS</w:t>
                  </w:r>
                </w:p>
                <w:p w14:paraId="5119634C" w14:textId="77777777" w:rsidR="00183080" w:rsidRPr="0091481D" w:rsidRDefault="00183080">
                  <w:pPr>
                    <w:pStyle w:val="ListParagraph"/>
                    <w:numPr>
                      <w:ilvl w:val="0"/>
                      <w:numId w:val="11"/>
                    </w:numPr>
                    <w:ind w:left="317" w:hanging="283"/>
                    <w:rPr>
                      <w:rFonts w:eastAsia="Times New Roman" w:cstheme="minorHAnsi"/>
                      <w:color w:val="2F5496" w:themeColor="accent5" w:themeShade="BF"/>
                      <w:lang w:eastAsia="en-GB"/>
                    </w:rPr>
                  </w:pPr>
                  <w:r w:rsidRPr="0091481D">
                    <w:rPr>
                      <w:rFonts w:eastAsia="Times New Roman" w:cstheme="minorHAnsi"/>
                      <w:color w:val="2F5496" w:themeColor="accent5" w:themeShade="BF"/>
                      <w:lang w:eastAsia="en-GB"/>
                    </w:rPr>
                    <w:t>If no deterioration in either NIHSS or GCS patient remains in radiology for MT.</w:t>
                  </w:r>
                </w:p>
                <w:p w14:paraId="56032B4F" w14:textId="77777777" w:rsidR="000038B4" w:rsidRPr="0091481D" w:rsidRDefault="000038B4" w:rsidP="0023760E">
                  <w:pPr>
                    <w:ind w:left="34"/>
                    <w:rPr>
                      <w:rFonts w:eastAsia="Times New Roman" w:cstheme="minorHAnsi"/>
                      <w:color w:val="C00000"/>
                      <w:lang w:eastAsia="en-GB"/>
                    </w:rPr>
                  </w:pPr>
                </w:p>
              </w:tc>
              <w:tc>
                <w:tcPr>
                  <w:tcW w:w="283" w:type="dxa"/>
                  <w:tcBorders>
                    <w:right w:val="single" w:sz="4" w:space="0" w:color="auto"/>
                  </w:tcBorders>
                </w:tcPr>
                <w:p w14:paraId="52A1583B" w14:textId="77777777" w:rsidR="000038B4" w:rsidRPr="0091481D" w:rsidRDefault="000038B4" w:rsidP="0050603E">
                  <w:pPr>
                    <w:rPr>
                      <w:rFonts w:eastAsia="Times New Roman" w:cstheme="minorHAnsi"/>
                      <w:color w:val="538135" w:themeColor="accent6" w:themeShade="BF"/>
                      <w:lang w:eastAsia="en-GB"/>
                    </w:rPr>
                  </w:pPr>
                </w:p>
              </w:tc>
              <w:tc>
                <w:tcPr>
                  <w:tcW w:w="2977" w:type="dxa"/>
                  <w:tcBorders>
                    <w:top w:val="single" w:sz="4" w:space="0" w:color="auto"/>
                    <w:left w:val="single" w:sz="4" w:space="0" w:color="auto"/>
                    <w:bottom w:val="single" w:sz="4" w:space="0" w:color="auto"/>
                    <w:right w:val="single" w:sz="4" w:space="0" w:color="auto"/>
                  </w:tcBorders>
                </w:tcPr>
                <w:p w14:paraId="12C2A3CE" w14:textId="77777777" w:rsidR="000038B4" w:rsidRPr="0091481D" w:rsidRDefault="000038B4">
                  <w:pPr>
                    <w:pStyle w:val="ListParagraph"/>
                    <w:numPr>
                      <w:ilvl w:val="0"/>
                      <w:numId w:val="12"/>
                    </w:numPr>
                    <w:ind w:left="317" w:hanging="283"/>
                    <w:rPr>
                      <w:rFonts w:eastAsia="Times New Roman" w:cstheme="minorHAnsi"/>
                      <w:color w:val="538135" w:themeColor="accent6" w:themeShade="BF"/>
                      <w:lang w:eastAsia="en-GB"/>
                    </w:rPr>
                  </w:pPr>
                  <w:r w:rsidRPr="0091481D">
                    <w:rPr>
                      <w:rFonts w:eastAsia="Times New Roman" w:cstheme="minorHAnsi"/>
                      <w:color w:val="538135" w:themeColor="accent6" w:themeShade="BF"/>
                      <w:lang w:eastAsia="en-GB"/>
                    </w:rPr>
                    <w:t xml:space="preserve">Patient should be taken directly to Interventional Radiology Theatres (IRT- Level 2 Tower Block) </w:t>
                  </w:r>
                </w:p>
                <w:p w14:paraId="5012DD8B" w14:textId="77777777" w:rsidR="000038B4" w:rsidRPr="0091481D" w:rsidRDefault="000038B4">
                  <w:pPr>
                    <w:pStyle w:val="ListParagraph"/>
                    <w:numPr>
                      <w:ilvl w:val="0"/>
                      <w:numId w:val="12"/>
                    </w:numPr>
                    <w:ind w:left="317" w:hanging="283"/>
                    <w:rPr>
                      <w:rFonts w:eastAsia="Times New Roman" w:cstheme="minorHAnsi"/>
                      <w:color w:val="538135" w:themeColor="accent6" w:themeShade="BF"/>
                      <w:lang w:eastAsia="en-GB"/>
                    </w:rPr>
                  </w:pPr>
                  <w:r w:rsidRPr="0091481D">
                    <w:rPr>
                      <w:rFonts w:eastAsia="Times New Roman" w:cstheme="minorHAnsi"/>
                      <w:color w:val="538135" w:themeColor="accent6" w:themeShade="BF"/>
                      <w:lang w:eastAsia="en-GB"/>
                    </w:rPr>
                    <w:t xml:space="preserve">The Paramedics crew should transfer patient from ambulance to IRT </w:t>
                  </w:r>
                </w:p>
                <w:p w14:paraId="7EC9F0D0" w14:textId="089FBBE4" w:rsidR="000038B4" w:rsidRPr="0091481D" w:rsidRDefault="000038B4">
                  <w:pPr>
                    <w:pStyle w:val="ListParagraph"/>
                    <w:numPr>
                      <w:ilvl w:val="0"/>
                      <w:numId w:val="12"/>
                    </w:numPr>
                    <w:ind w:left="317" w:hanging="283"/>
                    <w:rPr>
                      <w:rFonts w:eastAsia="Times New Roman" w:cstheme="minorHAnsi"/>
                      <w:color w:val="538135" w:themeColor="accent6" w:themeShade="BF"/>
                      <w:lang w:eastAsia="en-GB"/>
                    </w:rPr>
                  </w:pPr>
                  <w:r w:rsidRPr="0091481D">
                    <w:rPr>
                      <w:rFonts w:eastAsia="Times New Roman" w:cstheme="minorHAnsi"/>
                      <w:color w:val="538135" w:themeColor="accent6" w:themeShade="BF"/>
                      <w:lang w:eastAsia="en-GB"/>
                    </w:rPr>
                    <w:t>I</w:t>
                  </w:r>
                  <w:r w:rsidR="00534EAF">
                    <w:rPr>
                      <w:rFonts w:eastAsia="Times New Roman" w:cstheme="minorHAnsi"/>
                      <w:color w:val="538135" w:themeColor="accent6" w:themeShade="BF"/>
                      <w:lang w:eastAsia="en-GB"/>
                    </w:rPr>
                    <w:t>RT</w:t>
                  </w:r>
                  <w:r w:rsidRPr="0091481D">
                    <w:rPr>
                      <w:rFonts w:eastAsia="Times New Roman" w:cstheme="minorHAnsi"/>
                      <w:color w:val="538135" w:themeColor="accent6" w:themeShade="BF"/>
                      <w:lang w:eastAsia="en-GB"/>
                    </w:rPr>
                    <w:t xml:space="preserve"> and stroke physician</w:t>
                  </w:r>
                  <w:r w:rsidR="003C25C0">
                    <w:rPr>
                      <w:rFonts w:eastAsia="Times New Roman" w:cstheme="minorHAnsi"/>
                      <w:color w:val="538135" w:themeColor="accent6" w:themeShade="BF"/>
                      <w:lang w:eastAsia="en-GB"/>
                    </w:rPr>
                    <w:t xml:space="preserve"> or resident doctor</w:t>
                  </w:r>
                  <w:r w:rsidRPr="0091481D">
                    <w:rPr>
                      <w:rFonts w:eastAsia="Times New Roman" w:cstheme="minorHAnsi"/>
                      <w:color w:val="538135" w:themeColor="accent6" w:themeShade="BF"/>
                      <w:lang w:eastAsia="en-GB"/>
                    </w:rPr>
                    <w:t xml:space="preserve"> will assess the patient and determine suitability.</w:t>
                  </w:r>
                </w:p>
                <w:p w14:paraId="24285B2B" w14:textId="77777777" w:rsidR="000038B4" w:rsidRPr="0091481D" w:rsidRDefault="000038B4">
                  <w:pPr>
                    <w:pStyle w:val="ListParagraph"/>
                    <w:numPr>
                      <w:ilvl w:val="0"/>
                      <w:numId w:val="12"/>
                    </w:numPr>
                    <w:ind w:left="317" w:hanging="283"/>
                    <w:rPr>
                      <w:rFonts w:eastAsia="Times New Roman" w:cstheme="minorHAnsi"/>
                      <w:color w:val="538135" w:themeColor="accent6" w:themeShade="BF"/>
                      <w:lang w:eastAsia="en-GB"/>
                    </w:rPr>
                  </w:pPr>
                  <w:r w:rsidRPr="0091481D">
                    <w:rPr>
                      <w:rFonts w:eastAsia="Times New Roman" w:cstheme="minorHAnsi"/>
                      <w:color w:val="538135" w:themeColor="accent6" w:themeShade="BF"/>
                      <w:lang w:eastAsia="en-GB"/>
                    </w:rPr>
                    <w:t xml:space="preserve">if no deterioration in either NIHSS or GCS, </w:t>
                  </w:r>
                  <w:r w:rsidR="0023760E" w:rsidRPr="0091481D">
                    <w:rPr>
                      <w:rFonts w:eastAsia="Times New Roman" w:cstheme="minorHAnsi"/>
                      <w:color w:val="538135" w:themeColor="accent6" w:themeShade="BF"/>
                      <w:lang w:eastAsia="en-GB"/>
                    </w:rPr>
                    <w:t xml:space="preserve">patient </w:t>
                  </w:r>
                  <w:r w:rsidRPr="0091481D">
                    <w:rPr>
                      <w:rFonts w:eastAsia="Times New Roman" w:cstheme="minorHAnsi"/>
                      <w:color w:val="538135" w:themeColor="accent6" w:themeShade="BF"/>
                      <w:lang w:eastAsia="en-GB"/>
                    </w:rPr>
                    <w:t xml:space="preserve">remains in IRT for </w:t>
                  </w:r>
                  <w:r w:rsidR="00563715" w:rsidRPr="0091481D">
                    <w:rPr>
                      <w:rFonts w:eastAsia="Times New Roman" w:cstheme="minorHAnsi"/>
                      <w:color w:val="538135" w:themeColor="accent6" w:themeShade="BF"/>
                      <w:lang w:eastAsia="en-GB"/>
                    </w:rPr>
                    <w:t>MT</w:t>
                  </w:r>
                </w:p>
                <w:p w14:paraId="3B3E40FC" w14:textId="77777777" w:rsidR="000038B4" w:rsidRPr="0091481D" w:rsidRDefault="000038B4" w:rsidP="0023760E">
                  <w:pPr>
                    <w:pStyle w:val="ListParagraph"/>
                    <w:ind w:left="317"/>
                    <w:rPr>
                      <w:rFonts w:eastAsia="Times New Roman" w:cstheme="minorHAnsi"/>
                      <w:lang w:eastAsia="en-GB"/>
                    </w:rPr>
                  </w:pPr>
                </w:p>
              </w:tc>
            </w:tr>
          </w:tbl>
          <w:p w14:paraId="39180EB3" w14:textId="77777777" w:rsidR="0023185B" w:rsidRPr="0091481D" w:rsidRDefault="0023185B" w:rsidP="00D42FCF">
            <w:pPr>
              <w:spacing w:line="240" w:lineRule="auto"/>
              <w:rPr>
                <w:rFonts w:eastAsia="Times New Roman" w:cstheme="minorHAnsi"/>
                <w:lang w:eastAsia="en-GB"/>
              </w:rPr>
            </w:pPr>
          </w:p>
        </w:tc>
      </w:tr>
      <w:tr w:rsidR="0023760E" w:rsidRPr="0091481D" w14:paraId="2E2B6920" w14:textId="77777777" w:rsidTr="00964315">
        <w:trPr>
          <w:trHeight w:val="621"/>
        </w:trPr>
        <w:tc>
          <w:tcPr>
            <w:tcW w:w="10490" w:type="dxa"/>
            <w:tcBorders>
              <w:top w:val="nil"/>
              <w:left w:val="nil"/>
              <w:bottom w:val="nil"/>
              <w:right w:val="nil"/>
            </w:tcBorders>
            <w:vAlign w:val="center"/>
          </w:tcPr>
          <w:p w14:paraId="60C39993" w14:textId="77777777" w:rsidR="00D81914" w:rsidRPr="0091481D" w:rsidRDefault="00D81914" w:rsidP="00D81914">
            <w:pPr>
              <w:pStyle w:val="ListParagraph"/>
              <w:ind w:left="360"/>
              <w:rPr>
                <w:rFonts w:eastAsia="Times New Roman" w:cstheme="minorHAnsi"/>
                <w:lang w:eastAsia="en-GB"/>
              </w:rPr>
            </w:pPr>
          </w:p>
          <w:p w14:paraId="4AE78022" w14:textId="204490F1" w:rsidR="0023760E" w:rsidRPr="0091481D" w:rsidRDefault="0023760E">
            <w:pPr>
              <w:pStyle w:val="ListParagraph"/>
              <w:numPr>
                <w:ilvl w:val="0"/>
                <w:numId w:val="9"/>
              </w:numPr>
              <w:rPr>
                <w:rFonts w:eastAsia="Times New Roman" w:cstheme="minorHAnsi"/>
                <w:lang w:eastAsia="en-GB"/>
              </w:rPr>
            </w:pPr>
            <w:r w:rsidRPr="0091481D">
              <w:rPr>
                <w:rFonts w:eastAsia="Times New Roman" w:cstheme="minorHAnsi"/>
                <w:lang w:eastAsia="en-GB"/>
              </w:rPr>
              <w:t xml:space="preserve">The ambulance crew will then leave with the trolley and return </w:t>
            </w:r>
            <w:r w:rsidR="00D81914" w:rsidRPr="0091481D">
              <w:rPr>
                <w:rFonts w:eastAsia="Times New Roman" w:cstheme="minorHAnsi"/>
                <w:lang w:eastAsia="en-GB"/>
              </w:rPr>
              <w:t>to ambulance</w:t>
            </w:r>
            <w:r w:rsidR="009516C1" w:rsidRPr="0091481D">
              <w:rPr>
                <w:rFonts w:eastAsia="Times New Roman" w:cstheme="minorHAnsi"/>
                <w:lang w:eastAsia="en-GB"/>
              </w:rPr>
              <w:t xml:space="preserve"> at the point of handover </w:t>
            </w:r>
            <w:r w:rsidR="00534EAF">
              <w:rPr>
                <w:rFonts w:eastAsia="Times New Roman" w:cstheme="minorHAnsi"/>
                <w:lang w:eastAsia="en-GB"/>
              </w:rPr>
              <w:t>and</w:t>
            </w:r>
            <w:r w:rsidR="009516C1" w:rsidRPr="0091481D">
              <w:rPr>
                <w:rFonts w:eastAsia="Times New Roman" w:cstheme="minorHAnsi"/>
                <w:lang w:eastAsia="en-GB"/>
              </w:rPr>
              <w:t xml:space="preserve"> will not wait for the patient</w:t>
            </w:r>
            <w:r w:rsidR="00534EAF">
              <w:rPr>
                <w:rFonts w:eastAsia="Times New Roman" w:cstheme="minorHAnsi"/>
                <w:lang w:eastAsia="en-GB"/>
              </w:rPr>
              <w:t xml:space="preserve"> to be reassessed</w:t>
            </w:r>
            <w:r w:rsidR="001D1252" w:rsidRPr="0091481D">
              <w:rPr>
                <w:rFonts w:eastAsia="Times New Roman" w:cstheme="minorHAnsi"/>
                <w:lang w:eastAsia="en-GB"/>
              </w:rPr>
              <w:t>.</w:t>
            </w:r>
          </w:p>
        </w:tc>
      </w:tr>
      <w:tr w:rsidR="0023760E" w:rsidRPr="0091481D" w14:paraId="31865594" w14:textId="77777777" w:rsidTr="00964315">
        <w:trPr>
          <w:trHeight w:val="561"/>
        </w:trPr>
        <w:tc>
          <w:tcPr>
            <w:tcW w:w="10490" w:type="dxa"/>
            <w:tcBorders>
              <w:top w:val="nil"/>
              <w:left w:val="nil"/>
              <w:bottom w:val="nil"/>
              <w:right w:val="nil"/>
            </w:tcBorders>
            <w:vAlign w:val="center"/>
          </w:tcPr>
          <w:p w14:paraId="526CC31F" w14:textId="273B7EA1" w:rsidR="0023760E" w:rsidRPr="0091481D" w:rsidRDefault="0023760E">
            <w:pPr>
              <w:pStyle w:val="ListParagraph"/>
              <w:numPr>
                <w:ilvl w:val="0"/>
                <w:numId w:val="9"/>
              </w:numPr>
              <w:rPr>
                <w:rFonts w:eastAsia="Times New Roman" w:cstheme="minorHAnsi"/>
                <w:color w:val="C00000"/>
                <w:lang w:eastAsia="en-GB"/>
              </w:rPr>
            </w:pPr>
            <w:r w:rsidRPr="0091481D">
              <w:rPr>
                <w:rFonts w:eastAsia="Times New Roman" w:cstheme="minorHAnsi"/>
                <w:lang w:eastAsia="en-GB"/>
              </w:rPr>
              <w:t>If deterioration of either NIHSS by ≥</w:t>
            </w:r>
            <w:r w:rsidR="003C25C0">
              <w:rPr>
                <w:rFonts w:eastAsia="Times New Roman" w:cstheme="minorHAnsi"/>
                <w:lang w:eastAsia="en-GB"/>
              </w:rPr>
              <w:t>4</w:t>
            </w:r>
            <w:r w:rsidRPr="0091481D">
              <w:rPr>
                <w:rFonts w:eastAsia="Times New Roman" w:cstheme="minorHAnsi"/>
                <w:lang w:eastAsia="en-GB"/>
              </w:rPr>
              <w:t xml:space="preserve"> or GCS by ≥1 patient will undergo immediate repeat CT brain imaging with review by I</w:t>
            </w:r>
            <w:r w:rsidR="00905119">
              <w:rPr>
                <w:rFonts w:eastAsia="Times New Roman" w:cstheme="minorHAnsi"/>
                <w:lang w:eastAsia="en-GB"/>
              </w:rPr>
              <w:t>RT</w:t>
            </w:r>
            <w:r w:rsidRPr="0091481D">
              <w:rPr>
                <w:rFonts w:eastAsia="Times New Roman" w:cstheme="minorHAnsi"/>
                <w:lang w:eastAsia="en-GB"/>
              </w:rPr>
              <w:t xml:space="preserve"> to check no new contraindications for MT. </w:t>
            </w:r>
          </w:p>
        </w:tc>
      </w:tr>
      <w:tr w:rsidR="0023760E" w:rsidRPr="0091481D" w14:paraId="2158740E" w14:textId="77777777" w:rsidTr="00964315">
        <w:trPr>
          <w:trHeight w:val="116"/>
        </w:trPr>
        <w:tc>
          <w:tcPr>
            <w:tcW w:w="10490" w:type="dxa"/>
            <w:tcBorders>
              <w:top w:val="nil"/>
              <w:left w:val="nil"/>
              <w:bottom w:val="nil"/>
              <w:right w:val="nil"/>
            </w:tcBorders>
            <w:vAlign w:val="center"/>
          </w:tcPr>
          <w:p w14:paraId="098DD607" w14:textId="20DFFD61" w:rsidR="0023760E" w:rsidRPr="0091481D" w:rsidRDefault="0023760E">
            <w:pPr>
              <w:pStyle w:val="ListParagraph"/>
              <w:numPr>
                <w:ilvl w:val="0"/>
                <w:numId w:val="9"/>
              </w:numPr>
              <w:spacing w:line="240" w:lineRule="auto"/>
              <w:rPr>
                <w:rFonts w:eastAsia="Times New Roman" w:cstheme="minorHAnsi"/>
                <w:lang w:eastAsia="en-GB"/>
              </w:rPr>
            </w:pPr>
            <w:r w:rsidRPr="0091481D">
              <w:rPr>
                <w:rFonts w:eastAsia="Times New Roman" w:cstheme="minorHAnsi"/>
                <w:lang w:eastAsia="en-GB"/>
              </w:rPr>
              <w:t xml:space="preserve">If patient has significantly improved or resolved </w:t>
            </w:r>
            <w:r w:rsidR="00954BC2">
              <w:rPr>
                <w:rFonts w:eastAsia="Times New Roman" w:cstheme="minorHAnsi"/>
                <w:lang w:eastAsia="en-GB"/>
              </w:rPr>
              <w:t>inform</w:t>
            </w:r>
            <w:r w:rsidRPr="0091481D">
              <w:rPr>
                <w:rFonts w:eastAsia="Times New Roman" w:cstheme="minorHAnsi"/>
                <w:lang w:eastAsia="en-GB"/>
              </w:rPr>
              <w:t xml:space="preserve"> stroke physician and I</w:t>
            </w:r>
            <w:r w:rsidR="00905119">
              <w:rPr>
                <w:rFonts w:eastAsia="Times New Roman" w:cstheme="minorHAnsi"/>
                <w:lang w:eastAsia="en-GB"/>
              </w:rPr>
              <w:t>RT</w:t>
            </w:r>
            <w:r w:rsidRPr="0091481D">
              <w:rPr>
                <w:rFonts w:eastAsia="Times New Roman" w:cstheme="minorHAnsi"/>
                <w:lang w:eastAsia="en-GB"/>
              </w:rPr>
              <w:t>.</w:t>
            </w:r>
          </w:p>
        </w:tc>
      </w:tr>
      <w:tr w:rsidR="0023185B" w:rsidRPr="0091481D" w14:paraId="5F70C823" w14:textId="77777777" w:rsidTr="00964315">
        <w:trPr>
          <w:trHeight w:val="3638"/>
        </w:trPr>
        <w:tc>
          <w:tcPr>
            <w:tcW w:w="10490" w:type="dxa"/>
            <w:tcBorders>
              <w:top w:val="nil"/>
              <w:left w:val="nil"/>
              <w:bottom w:val="nil"/>
              <w:right w:val="nil"/>
            </w:tcBorders>
            <w:vAlign w:val="center"/>
            <w:hideMark/>
          </w:tcPr>
          <w:p w14:paraId="596908B0" w14:textId="37B56B8D" w:rsidR="00C63049" w:rsidRPr="0091481D" w:rsidRDefault="0023185B">
            <w:pPr>
              <w:pStyle w:val="ListParagraph"/>
              <w:numPr>
                <w:ilvl w:val="0"/>
                <w:numId w:val="9"/>
              </w:numPr>
              <w:spacing w:line="240" w:lineRule="auto"/>
              <w:rPr>
                <w:rFonts w:eastAsia="Times New Roman" w:cstheme="minorHAnsi"/>
                <w:lang w:eastAsia="en-GB"/>
              </w:rPr>
            </w:pPr>
            <w:r w:rsidRPr="0091481D">
              <w:rPr>
                <w:rFonts w:eastAsia="Times New Roman" w:cstheme="minorHAnsi"/>
                <w:lang w:eastAsia="en-GB"/>
              </w:rPr>
              <w:lastRenderedPageBreak/>
              <w:t>The I</w:t>
            </w:r>
            <w:r w:rsidR="00905119">
              <w:rPr>
                <w:rFonts w:eastAsia="Times New Roman" w:cstheme="minorHAnsi"/>
                <w:lang w:eastAsia="en-GB"/>
              </w:rPr>
              <w:t>RT</w:t>
            </w:r>
            <w:r w:rsidRPr="0091481D">
              <w:rPr>
                <w:rFonts w:eastAsia="Times New Roman" w:cstheme="minorHAnsi"/>
                <w:lang w:eastAsia="en-GB"/>
              </w:rPr>
              <w:t xml:space="preserve"> and duty stroke consultant will be responsible for the decision as to whether to offer endovascular treatment.  </w:t>
            </w:r>
          </w:p>
          <w:p w14:paraId="2D7F2C58" w14:textId="3B39B746" w:rsidR="00C63049" w:rsidRPr="0091481D" w:rsidRDefault="00C63049">
            <w:pPr>
              <w:pStyle w:val="ListParagraph"/>
              <w:numPr>
                <w:ilvl w:val="1"/>
                <w:numId w:val="9"/>
              </w:numPr>
              <w:spacing w:line="240" w:lineRule="auto"/>
              <w:ind w:left="743" w:hanging="284"/>
              <w:rPr>
                <w:rFonts w:eastAsia="Times New Roman" w:cstheme="minorHAnsi"/>
                <w:lang w:eastAsia="en-GB"/>
              </w:rPr>
            </w:pPr>
            <w:r w:rsidRPr="0091481D">
              <w:rPr>
                <w:rFonts w:eastAsia="Times New Roman" w:cstheme="minorHAnsi"/>
                <w:lang w:eastAsia="en-GB"/>
              </w:rPr>
              <w:t>If NO</w:t>
            </w:r>
            <w:r w:rsidR="00EF6F61" w:rsidRPr="0091481D">
              <w:rPr>
                <w:rFonts w:eastAsia="Times New Roman" w:cstheme="minorHAnsi"/>
                <w:lang w:eastAsia="en-GB"/>
              </w:rPr>
              <w:t>T</w:t>
            </w:r>
            <w:r w:rsidR="0023185B" w:rsidRPr="0091481D">
              <w:rPr>
                <w:rFonts w:eastAsia="Times New Roman" w:cstheme="minorHAnsi"/>
                <w:lang w:eastAsia="en-GB"/>
              </w:rPr>
              <w:t xml:space="preserve"> for treatment, the stroke consultant will decide whether the patie</w:t>
            </w:r>
            <w:r w:rsidR="00EF6F61" w:rsidRPr="0091481D">
              <w:rPr>
                <w:rFonts w:eastAsia="Times New Roman" w:cstheme="minorHAnsi"/>
                <w:lang w:eastAsia="en-GB"/>
              </w:rPr>
              <w:t xml:space="preserve">nt should </w:t>
            </w:r>
            <w:proofErr w:type="gramStart"/>
            <w:r w:rsidR="00EF6F61" w:rsidRPr="0091481D">
              <w:rPr>
                <w:rFonts w:eastAsia="Times New Roman" w:cstheme="minorHAnsi"/>
                <w:lang w:eastAsia="en-GB"/>
              </w:rPr>
              <w:t>transfer</w:t>
            </w:r>
            <w:r w:rsidR="003C25C0">
              <w:rPr>
                <w:rFonts w:eastAsia="Times New Roman" w:cstheme="minorHAnsi"/>
                <w:lang w:eastAsia="en-GB"/>
              </w:rPr>
              <w:t>red</w:t>
            </w:r>
            <w:proofErr w:type="gramEnd"/>
            <w:r w:rsidR="00EF6F61" w:rsidRPr="0091481D">
              <w:rPr>
                <w:rFonts w:eastAsia="Times New Roman" w:cstheme="minorHAnsi"/>
                <w:lang w:eastAsia="en-GB"/>
              </w:rPr>
              <w:t xml:space="preserve"> back to DGH o</w:t>
            </w:r>
            <w:r w:rsidR="0023185B" w:rsidRPr="0091481D">
              <w:rPr>
                <w:rFonts w:eastAsia="Times New Roman" w:cstheme="minorHAnsi"/>
                <w:lang w:eastAsia="en-GB"/>
              </w:rPr>
              <w:t xml:space="preserve">r remain at the </w:t>
            </w:r>
            <w:r w:rsidR="00563715" w:rsidRPr="0091481D">
              <w:rPr>
                <w:rFonts w:eastAsia="Times New Roman" w:cstheme="minorHAnsi"/>
                <w:lang w:eastAsia="en-GB"/>
              </w:rPr>
              <w:t>MT</w:t>
            </w:r>
            <w:r w:rsidR="0023185B" w:rsidRPr="0091481D">
              <w:rPr>
                <w:rFonts w:eastAsia="Times New Roman" w:cstheme="minorHAnsi"/>
                <w:lang w:eastAsia="en-GB"/>
              </w:rPr>
              <w:t xml:space="preserve"> centre for medical reasons. </w:t>
            </w:r>
          </w:p>
          <w:p w14:paraId="02D4EEBC" w14:textId="77777777" w:rsidR="00C63049" w:rsidRPr="0091481D" w:rsidRDefault="0023185B">
            <w:pPr>
              <w:pStyle w:val="ListParagraph"/>
              <w:numPr>
                <w:ilvl w:val="2"/>
                <w:numId w:val="9"/>
              </w:numPr>
              <w:spacing w:line="240" w:lineRule="auto"/>
              <w:ind w:left="1168" w:hanging="142"/>
              <w:rPr>
                <w:rFonts w:eastAsia="Times New Roman" w:cstheme="minorHAnsi"/>
                <w:lang w:eastAsia="en-GB"/>
              </w:rPr>
            </w:pPr>
            <w:r w:rsidRPr="0091481D">
              <w:rPr>
                <w:rFonts w:eastAsia="Times New Roman" w:cstheme="minorHAnsi"/>
                <w:lang w:eastAsia="en-GB"/>
              </w:rPr>
              <w:t>Family / Next of Kin</w:t>
            </w:r>
            <w:r w:rsidR="00EF6F61" w:rsidRPr="0091481D">
              <w:rPr>
                <w:rFonts w:eastAsia="Times New Roman" w:cstheme="minorHAnsi"/>
                <w:lang w:eastAsia="en-GB"/>
              </w:rPr>
              <w:t xml:space="preserve"> to be</w:t>
            </w:r>
            <w:r w:rsidRPr="0091481D">
              <w:rPr>
                <w:rFonts w:eastAsia="Times New Roman" w:cstheme="minorHAnsi"/>
                <w:lang w:eastAsia="en-GB"/>
              </w:rPr>
              <w:t xml:space="preserve"> informed of decision and reasons.</w:t>
            </w:r>
          </w:p>
          <w:p w14:paraId="7B6F87D5" w14:textId="198177D4" w:rsidR="00DD2DD8" w:rsidRPr="0091481D" w:rsidRDefault="00DD2DD8" w:rsidP="00DD2DD8">
            <w:pPr>
              <w:pStyle w:val="ListParagraph"/>
              <w:numPr>
                <w:ilvl w:val="2"/>
                <w:numId w:val="9"/>
              </w:numPr>
              <w:spacing w:line="240" w:lineRule="auto"/>
              <w:ind w:left="1168" w:hanging="142"/>
              <w:rPr>
                <w:rFonts w:eastAsia="Times New Roman" w:cstheme="minorHAnsi"/>
                <w:lang w:eastAsia="en-GB"/>
              </w:rPr>
            </w:pPr>
            <w:r w:rsidRPr="0091481D">
              <w:rPr>
                <w:rFonts w:eastAsia="Times New Roman" w:cstheme="minorHAnsi"/>
                <w:lang w:eastAsia="en-GB"/>
              </w:rPr>
              <w:t>If patient is stable, the patient is returned to referring Trust</w:t>
            </w:r>
            <w:r>
              <w:rPr>
                <w:rFonts w:eastAsia="Times New Roman" w:cstheme="minorHAnsi"/>
                <w:lang w:eastAsia="en-GB"/>
              </w:rPr>
              <w:t xml:space="preserve"> (follow Repatriation process below – note that the crew performing the initial MT transfer will not wait after handover at C</w:t>
            </w:r>
            <w:r w:rsidR="003C25C0">
              <w:rPr>
                <w:rFonts w:eastAsia="Times New Roman" w:cstheme="minorHAnsi"/>
                <w:lang w:eastAsia="en-GB"/>
              </w:rPr>
              <w:t>SC</w:t>
            </w:r>
            <w:r>
              <w:rPr>
                <w:rFonts w:eastAsia="Times New Roman" w:cstheme="minorHAnsi"/>
                <w:lang w:eastAsia="en-GB"/>
              </w:rPr>
              <w:t>)</w:t>
            </w:r>
            <w:r w:rsidRPr="0091481D">
              <w:rPr>
                <w:rFonts w:eastAsia="Times New Roman" w:cstheme="minorHAnsi"/>
                <w:lang w:eastAsia="en-GB"/>
              </w:rPr>
              <w:t xml:space="preserve">. </w:t>
            </w:r>
          </w:p>
          <w:p w14:paraId="08198915" w14:textId="77777777" w:rsidR="00C63049" w:rsidRPr="0091481D" w:rsidRDefault="00C63049">
            <w:pPr>
              <w:pStyle w:val="ListParagraph"/>
              <w:numPr>
                <w:ilvl w:val="2"/>
                <w:numId w:val="9"/>
              </w:numPr>
              <w:spacing w:line="240" w:lineRule="auto"/>
              <w:ind w:left="1168" w:hanging="142"/>
              <w:rPr>
                <w:rFonts w:eastAsia="Times New Roman" w:cstheme="minorHAnsi"/>
                <w:lang w:eastAsia="en-GB"/>
              </w:rPr>
            </w:pPr>
            <w:r w:rsidRPr="0091481D">
              <w:rPr>
                <w:rFonts w:eastAsia="Times New Roman" w:cstheme="minorHAnsi"/>
                <w:lang w:eastAsia="en-GB"/>
              </w:rPr>
              <w:t xml:space="preserve">If </w:t>
            </w:r>
            <w:r w:rsidR="0023185B" w:rsidRPr="0091481D">
              <w:rPr>
                <w:rFonts w:eastAsia="Times New Roman" w:cstheme="minorHAnsi"/>
                <w:lang w:eastAsia="en-GB"/>
              </w:rPr>
              <w:t xml:space="preserve">significant deterioration whilst being </w:t>
            </w:r>
            <w:r w:rsidRPr="0091481D">
              <w:rPr>
                <w:rFonts w:eastAsia="Times New Roman" w:cstheme="minorHAnsi"/>
                <w:lang w:eastAsia="en-GB"/>
              </w:rPr>
              <w:t xml:space="preserve">returned to the referring site. </w:t>
            </w:r>
            <w:r w:rsidR="0023185B" w:rsidRPr="0091481D">
              <w:rPr>
                <w:rFonts w:eastAsia="Times New Roman" w:cstheme="minorHAnsi"/>
                <w:lang w:eastAsia="en-GB"/>
              </w:rPr>
              <w:t>In this situation the ambulance would either return to dispatching hospital or nearest ED as guided by the patient’s clinical condition.</w:t>
            </w:r>
          </w:p>
          <w:p w14:paraId="56ACA931" w14:textId="77777777" w:rsidR="00264F7A" w:rsidRPr="0091481D" w:rsidRDefault="0023185B">
            <w:pPr>
              <w:pStyle w:val="ListParagraph"/>
              <w:numPr>
                <w:ilvl w:val="1"/>
                <w:numId w:val="9"/>
              </w:numPr>
              <w:spacing w:line="240" w:lineRule="auto"/>
              <w:ind w:left="743" w:hanging="284"/>
              <w:rPr>
                <w:rFonts w:eastAsia="Times New Roman" w:cstheme="minorHAnsi"/>
                <w:lang w:eastAsia="en-GB"/>
              </w:rPr>
            </w:pPr>
            <w:r w:rsidRPr="0091481D">
              <w:rPr>
                <w:rFonts w:eastAsia="Times New Roman" w:cstheme="minorHAnsi"/>
                <w:lang w:eastAsia="en-GB"/>
              </w:rPr>
              <w:t xml:space="preserve">If decision is ‘YES’ for </w:t>
            </w:r>
            <w:r w:rsidR="00563715" w:rsidRPr="0091481D">
              <w:rPr>
                <w:rFonts w:eastAsia="Times New Roman" w:cstheme="minorHAnsi"/>
                <w:lang w:eastAsia="en-GB"/>
              </w:rPr>
              <w:t>MT</w:t>
            </w:r>
            <w:r w:rsidRPr="0091481D">
              <w:rPr>
                <w:rFonts w:eastAsia="Times New Roman" w:cstheme="minorHAnsi"/>
                <w:lang w:eastAsia="en-GB"/>
              </w:rPr>
              <w:t xml:space="preserve">, </w:t>
            </w:r>
            <w:r w:rsidR="00116DEF" w:rsidRPr="0091481D">
              <w:rPr>
                <w:rFonts w:eastAsia="Times New Roman" w:cstheme="minorHAnsi"/>
                <w:lang w:eastAsia="en-GB"/>
              </w:rPr>
              <w:t>and early repatriation is anticipated</w:t>
            </w:r>
            <w:r w:rsidR="00264F7A" w:rsidRPr="0091481D">
              <w:rPr>
                <w:rFonts w:eastAsia="Times New Roman" w:cstheme="minorHAnsi"/>
                <w:lang w:eastAsia="en-GB"/>
              </w:rPr>
              <w:t xml:space="preserve"> the coordinating stroke nurse should I</w:t>
            </w:r>
            <w:r w:rsidRPr="0091481D">
              <w:rPr>
                <w:rFonts w:eastAsia="Times New Roman" w:cstheme="minorHAnsi"/>
                <w:lang w:eastAsia="en-GB"/>
              </w:rPr>
              <w:t>mmediately book a</w:t>
            </w:r>
            <w:r w:rsidR="00264F7A" w:rsidRPr="0091481D">
              <w:rPr>
                <w:rFonts w:eastAsia="Times New Roman" w:cstheme="minorHAnsi"/>
                <w:lang w:eastAsia="en-GB"/>
              </w:rPr>
              <w:t xml:space="preserve">n early transfer </w:t>
            </w:r>
            <w:r w:rsidR="00C63049" w:rsidRPr="0091481D">
              <w:rPr>
                <w:rFonts w:eastAsia="Times New Roman" w:cstheme="minorHAnsi"/>
                <w:lang w:eastAsia="en-GB"/>
              </w:rPr>
              <w:t xml:space="preserve">to the </w:t>
            </w:r>
            <w:r w:rsidR="00264F7A" w:rsidRPr="0091481D">
              <w:rPr>
                <w:rFonts w:eastAsia="Times New Roman" w:cstheme="minorHAnsi"/>
                <w:lang w:eastAsia="en-GB"/>
              </w:rPr>
              <w:t xml:space="preserve">referring </w:t>
            </w:r>
            <w:r w:rsidRPr="0091481D">
              <w:rPr>
                <w:rFonts w:eastAsia="Times New Roman" w:cstheme="minorHAnsi"/>
                <w:lang w:eastAsia="en-GB"/>
              </w:rPr>
              <w:t>T</w:t>
            </w:r>
            <w:r w:rsidR="00264F7A" w:rsidRPr="0091481D">
              <w:rPr>
                <w:rFonts w:eastAsia="Times New Roman" w:cstheme="minorHAnsi"/>
                <w:lang w:eastAsia="en-GB"/>
              </w:rPr>
              <w:t>rust Hyperacute Stroke Unit.</w:t>
            </w:r>
            <w:r w:rsidRPr="0091481D">
              <w:rPr>
                <w:rFonts w:eastAsia="Times New Roman" w:cstheme="minorHAnsi"/>
                <w:lang w:eastAsia="en-GB"/>
              </w:rPr>
              <w:t xml:space="preserve"> </w:t>
            </w:r>
          </w:p>
          <w:p w14:paraId="38E3B057" w14:textId="77777777" w:rsidR="00AF2645" w:rsidRPr="0091481D" w:rsidRDefault="00264F7A">
            <w:pPr>
              <w:pStyle w:val="ListParagraph"/>
              <w:numPr>
                <w:ilvl w:val="2"/>
                <w:numId w:val="9"/>
              </w:numPr>
              <w:spacing w:line="240" w:lineRule="auto"/>
              <w:ind w:left="1168" w:hanging="142"/>
              <w:rPr>
                <w:rFonts w:eastAsia="Times New Roman" w:cstheme="minorHAnsi"/>
                <w:lang w:eastAsia="en-GB"/>
              </w:rPr>
            </w:pPr>
            <w:r w:rsidRPr="0091481D">
              <w:rPr>
                <w:rFonts w:eastAsia="Times New Roman" w:cstheme="minorHAnsi"/>
                <w:lang w:eastAsia="en-GB"/>
              </w:rPr>
              <w:t xml:space="preserve">If </w:t>
            </w:r>
            <w:r w:rsidR="0023185B" w:rsidRPr="0091481D">
              <w:rPr>
                <w:rFonts w:eastAsia="Times New Roman" w:cstheme="minorHAnsi"/>
                <w:lang w:eastAsia="en-GB"/>
              </w:rPr>
              <w:t xml:space="preserve">patient is no longer stable enough for transfer, or if further </w:t>
            </w:r>
            <w:r w:rsidR="00563715" w:rsidRPr="0091481D">
              <w:rPr>
                <w:rFonts w:eastAsia="Times New Roman" w:cstheme="minorHAnsi"/>
                <w:lang w:eastAsia="en-GB"/>
              </w:rPr>
              <w:t>MT</w:t>
            </w:r>
            <w:r w:rsidR="0023185B" w:rsidRPr="0091481D">
              <w:rPr>
                <w:rFonts w:eastAsia="Times New Roman" w:cstheme="minorHAnsi"/>
                <w:lang w:eastAsia="en-GB"/>
              </w:rPr>
              <w:t xml:space="preserve"> centre based investigations or treatment needed, </w:t>
            </w:r>
            <w:r w:rsidRPr="0091481D">
              <w:rPr>
                <w:rFonts w:eastAsia="Times New Roman" w:cstheme="minorHAnsi"/>
                <w:lang w:eastAsia="en-GB"/>
              </w:rPr>
              <w:t>the coordinating stroke nurse will arrange admission for the patient. The ongoing care of the patient is the responsibility of the receiving stroke team and the patient will be admitted to the most suitable bed available.</w:t>
            </w:r>
          </w:p>
          <w:p w14:paraId="7B47BB88" w14:textId="77777777" w:rsidR="00433534" w:rsidRDefault="00433534">
            <w:pPr>
              <w:pStyle w:val="ListParagraph"/>
              <w:numPr>
                <w:ilvl w:val="1"/>
                <w:numId w:val="9"/>
              </w:numPr>
              <w:spacing w:line="240" w:lineRule="auto"/>
              <w:ind w:left="601" w:hanging="142"/>
              <w:rPr>
                <w:rFonts w:eastAsia="Times New Roman" w:cstheme="minorHAnsi"/>
                <w:lang w:eastAsia="en-GB"/>
              </w:rPr>
            </w:pPr>
            <w:r w:rsidRPr="0091481D">
              <w:rPr>
                <w:rFonts w:eastAsia="Times New Roman" w:cstheme="minorHAnsi"/>
                <w:lang w:eastAsia="en-GB"/>
              </w:rPr>
              <w:t>If the patient has bypassed their locality HASU to go direct to thrombectomy centre the coordinating stroke nurse should inform the HASU at the earliest opportunity to ensure early repatriation.</w:t>
            </w:r>
          </w:p>
          <w:p w14:paraId="11F0D6E5" w14:textId="24B2DDC7" w:rsidR="003C25C0" w:rsidRPr="0091481D" w:rsidRDefault="003C25C0">
            <w:pPr>
              <w:pStyle w:val="ListParagraph"/>
              <w:numPr>
                <w:ilvl w:val="1"/>
                <w:numId w:val="9"/>
              </w:numPr>
              <w:spacing w:line="240" w:lineRule="auto"/>
              <w:ind w:left="601" w:hanging="142"/>
              <w:rPr>
                <w:rFonts w:eastAsia="Times New Roman" w:cstheme="minorHAnsi"/>
                <w:lang w:eastAsia="en-GB"/>
              </w:rPr>
            </w:pPr>
            <w:r>
              <w:rPr>
                <w:rFonts w:eastAsia="Times New Roman" w:cstheme="minorHAnsi"/>
                <w:lang w:eastAsia="en-GB"/>
              </w:rPr>
              <w:t>A treat and return policy will apply for all transfers for thrombectomy unless</w:t>
            </w:r>
            <w:r w:rsidR="00CE1890">
              <w:rPr>
                <w:rFonts w:eastAsia="Times New Roman" w:cstheme="minorHAnsi"/>
                <w:lang w:eastAsia="en-GB"/>
              </w:rPr>
              <w:t xml:space="preserve"> clinical needs dictate otherwise.  This will mean that patients are returned to their local HASU immediately post MT without the need for prior confirmation of availability of a HASU bed.</w:t>
            </w:r>
          </w:p>
        </w:tc>
      </w:tr>
      <w:tr w:rsidR="0023760E" w:rsidRPr="0091481D" w14:paraId="25B187E3" w14:textId="77777777" w:rsidTr="00964315">
        <w:trPr>
          <w:trHeight w:val="4530"/>
        </w:trPr>
        <w:tc>
          <w:tcPr>
            <w:tcW w:w="10490" w:type="dxa"/>
            <w:tcBorders>
              <w:top w:val="nil"/>
              <w:left w:val="nil"/>
              <w:bottom w:val="nil"/>
              <w:right w:val="nil"/>
            </w:tcBorders>
            <w:vAlign w:val="center"/>
          </w:tcPr>
          <w:tbl>
            <w:tblPr>
              <w:tblStyle w:val="TableGrid"/>
              <w:tblW w:w="10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48"/>
              <w:gridCol w:w="283"/>
              <w:gridCol w:w="3260"/>
              <w:gridCol w:w="284"/>
              <w:gridCol w:w="3260"/>
            </w:tblGrid>
            <w:tr w:rsidR="0023760E" w:rsidRPr="0091481D" w14:paraId="1BC2C639" w14:textId="77777777" w:rsidTr="00BE29CC">
              <w:tc>
                <w:tcPr>
                  <w:tcW w:w="3148" w:type="dxa"/>
                </w:tcPr>
                <w:p w14:paraId="04BAC25B" w14:textId="77777777" w:rsidR="0023760E" w:rsidRPr="0091481D" w:rsidRDefault="0023760E" w:rsidP="0023760E">
                  <w:pPr>
                    <w:rPr>
                      <w:rFonts w:eastAsia="Times New Roman" w:cstheme="minorHAnsi"/>
                      <w:color w:val="C00000"/>
                      <w:lang w:eastAsia="en-GB"/>
                    </w:rPr>
                  </w:pPr>
                  <w:r w:rsidRPr="0091481D">
                    <w:rPr>
                      <w:rFonts w:eastAsia="Times New Roman" w:cstheme="minorHAnsi"/>
                      <w:color w:val="C00000"/>
                      <w:lang w:eastAsia="en-GB"/>
                    </w:rPr>
                    <w:t>LTH</w:t>
                  </w:r>
                </w:p>
              </w:tc>
              <w:tc>
                <w:tcPr>
                  <w:tcW w:w="283" w:type="dxa"/>
                </w:tcPr>
                <w:p w14:paraId="0BBED628" w14:textId="77777777" w:rsidR="0023760E" w:rsidRPr="0091481D" w:rsidRDefault="0023760E" w:rsidP="0023760E">
                  <w:pPr>
                    <w:rPr>
                      <w:rFonts w:eastAsia="Times New Roman" w:cstheme="minorHAnsi"/>
                      <w:color w:val="0070C0"/>
                      <w:lang w:eastAsia="en-GB"/>
                    </w:rPr>
                  </w:pPr>
                </w:p>
              </w:tc>
              <w:tc>
                <w:tcPr>
                  <w:tcW w:w="3260" w:type="dxa"/>
                </w:tcPr>
                <w:p w14:paraId="332A7FBE" w14:textId="77777777" w:rsidR="0023760E" w:rsidRPr="0091481D" w:rsidRDefault="0023760E" w:rsidP="0023760E">
                  <w:pPr>
                    <w:rPr>
                      <w:rFonts w:eastAsia="Times New Roman" w:cstheme="minorHAnsi"/>
                      <w:color w:val="0070C0"/>
                      <w:lang w:eastAsia="en-GB"/>
                    </w:rPr>
                  </w:pPr>
                  <w:r w:rsidRPr="0091481D">
                    <w:rPr>
                      <w:rFonts w:eastAsia="Times New Roman" w:cstheme="minorHAnsi"/>
                      <w:color w:val="0070C0"/>
                      <w:lang w:eastAsia="en-GB"/>
                    </w:rPr>
                    <w:t>STH</w:t>
                  </w:r>
                </w:p>
              </w:tc>
              <w:tc>
                <w:tcPr>
                  <w:tcW w:w="284" w:type="dxa"/>
                </w:tcPr>
                <w:p w14:paraId="0073733F" w14:textId="77777777" w:rsidR="0023760E" w:rsidRPr="0091481D" w:rsidRDefault="0023760E" w:rsidP="0023760E">
                  <w:pPr>
                    <w:rPr>
                      <w:rFonts w:eastAsia="Times New Roman" w:cstheme="minorHAnsi"/>
                      <w:b/>
                      <w:color w:val="538135" w:themeColor="accent6" w:themeShade="BF"/>
                      <w:lang w:eastAsia="en-GB"/>
                    </w:rPr>
                  </w:pPr>
                </w:p>
              </w:tc>
              <w:tc>
                <w:tcPr>
                  <w:tcW w:w="3260" w:type="dxa"/>
                </w:tcPr>
                <w:p w14:paraId="6818D57B" w14:textId="77777777" w:rsidR="0023760E" w:rsidRPr="0091481D" w:rsidRDefault="0023760E" w:rsidP="0023760E">
                  <w:pPr>
                    <w:rPr>
                      <w:rFonts w:eastAsia="Times New Roman" w:cstheme="minorHAnsi"/>
                      <w:b/>
                      <w:color w:val="538135" w:themeColor="accent6" w:themeShade="BF"/>
                      <w:lang w:eastAsia="en-GB"/>
                    </w:rPr>
                  </w:pPr>
                  <w:r w:rsidRPr="0091481D">
                    <w:rPr>
                      <w:rFonts w:eastAsia="Times New Roman" w:cstheme="minorHAnsi"/>
                      <w:b/>
                      <w:color w:val="538135" w:themeColor="accent6" w:themeShade="BF"/>
                      <w:lang w:eastAsia="en-GB"/>
                    </w:rPr>
                    <w:t>H</w:t>
                  </w:r>
                  <w:r w:rsidR="0091481D">
                    <w:rPr>
                      <w:rFonts w:eastAsia="Times New Roman" w:cstheme="minorHAnsi"/>
                      <w:b/>
                      <w:color w:val="538135" w:themeColor="accent6" w:themeShade="BF"/>
                      <w:lang w:eastAsia="en-GB"/>
                    </w:rPr>
                    <w:t>U</w:t>
                  </w:r>
                  <w:r w:rsidR="00AA0A01">
                    <w:rPr>
                      <w:rFonts w:eastAsia="Times New Roman" w:cstheme="minorHAnsi"/>
                      <w:b/>
                      <w:color w:val="538135" w:themeColor="accent6" w:themeShade="BF"/>
                      <w:lang w:eastAsia="en-GB"/>
                    </w:rPr>
                    <w:t>T</w:t>
                  </w:r>
                  <w:r w:rsidR="0091481D">
                    <w:rPr>
                      <w:rFonts w:eastAsia="Times New Roman" w:cstheme="minorHAnsi"/>
                      <w:b/>
                      <w:color w:val="538135" w:themeColor="accent6" w:themeShade="BF"/>
                      <w:lang w:eastAsia="en-GB"/>
                    </w:rPr>
                    <w:t>H</w:t>
                  </w:r>
                </w:p>
              </w:tc>
            </w:tr>
            <w:tr w:rsidR="0023760E" w:rsidRPr="0091481D" w14:paraId="541A06B6" w14:textId="77777777" w:rsidTr="00BE29CC">
              <w:tc>
                <w:tcPr>
                  <w:tcW w:w="3148" w:type="dxa"/>
                </w:tcPr>
                <w:p w14:paraId="1A3B4549" w14:textId="77777777" w:rsidR="0023760E" w:rsidRPr="0091481D" w:rsidRDefault="0023760E">
                  <w:pPr>
                    <w:pStyle w:val="ListParagraph"/>
                    <w:numPr>
                      <w:ilvl w:val="0"/>
                      <w:numId w:val="13"/>
                    </w:numPr>
                    <w:ind w:left="313" w:hanging="284"/>
                    <w:rPr>
                      <w:rFonts w:eastAsia="Times New Roman" w:cstheme="minorHAnsi"/>
                      <w:color w:val="C00000"/>
                      <w:lang w:eastAsia="en-GB"/>
                    </w:rPr>
                  </w:pPr>
                  <w:r w:rsidRPr="0091481D">
                    <w:rPr>
                      <w:rFonts w:eastAsia="Times New Roman" w:cstheme="minorHAnsi"/>
                      <w:color w:val="C00000"/>
                      <w:lang w:eastAsia="en-GB"/>
                    </w:rPr>
                    <w:t>If patient deteriorates while being assessed by BAT Nurse they should be booked into ED and transferred into ED Resus. BAT Nurse will:</w:t>
                  </w:r>
                </w:p>
                <w:p w14:paraId="6EDDCD6B" w14:textId="77777777" w:rsidR="0023760E" w:rsidRPr="0091481D" w:rsidRDefault="0023760E">
                  <w:pPr>
                    <w:pStyle w:val="ListParagraph"/>
                    <w:numPr>
                      <w:ilvl w:val="0"/>
                      <w:numId w:val="13"/>
                    </w:numPr>
                    <w:ind w:left="313" w:hanging="284"/>
                    <w:rPr>
                      <w:rFonts w:eastAsia="Times New Roman" w:cstheme="minorHAnsi"/>
                      <w:color w:val="C00000"/>
                      <w:lang w:eastAsia="en-GB"/>
                    </w:rPr>
                  </w:pPr>
                  <w:r w:rsidRPr="0091481D">
                    <w:rPr>
                      <w:rFonts w:eastAsia="Times New Roman" w:cstheme="minorHAnsi"/>
                      <w:color w:val="C00000"/>
                      <w:lang w:eastAsia="en-GB"/>
                    </w:rPr>
                    <w:t>Stay with patient during MT</w:t>
                  </w:r>
                </w:p>
                <w:p w14:paraId="4E1E8226" w14:textId="77777777" w:rsidR="0023760E" w:rsidRPr="0091481D" w:rsidRDefault="0023760E">
                  <w:pPr>
                    <w:pStyle w:val="ListParagraph"/>
                    <w:numPr>
                      <w:ilvl w:val="0"/>
                      <w:numId w:val="13"/>
                    </w:numPr>
                    <w:ind w:left="313" w:hanging="284"/>
                    <w:rPr>
                      <w:rFonts w:eastAsia="Times New Roman" w:cstheme="minorHAnsi"/>
                      <w:color w:val="C00000"/>
                      <w:lang w:eastAsia="en-GB"/>
                    </w:rPr>
                  </w:pPr>
                  <w:r w:rsidRPr="0091481D">
                    <w:rPr>
                      <w:rFonts w:eastAsia="Times New Roman" w:cstheme="minorHAnsi"/>
                      <w:color w:val="C00000"/>
                      <w:lang w:eastAsia="en-GB"/>
                    </w:rPr>
                    <w:t>Record SSNAP data set requirements.</w:t>
                  </w:r>
                </w:p>
                <w:p w14:paraId="0373C473" w14:textId="77777777" w:rsidR="0023760E" w:rsidRPr="0091481D" w:rsidRDefault="0023760E">
                  <w:pPr>
                    <w:pStyle w:val="ListParagraph"/>
                    <w:numPr>
                      <w:ilvl w:val="0"/>
                      <w:numId w:val="13"/>
                    </w:numPr>
                    <w:ind w:left="313" w:hanging="284"/>
                    <w:rPr>
                      <w:rFonts w:eastAsia="Times New Roman" w:cstheme="minorHAnsi"/>
                      <w:color w:val="C00000"/>
                      <w:lang w:eastAsia="en-GB"/>
                    </w:rPr>
                  </w:pPr>
                  <w:r w:rsidRPr="0091481D">
                    <w:rPr>
                      <w:rFonts w:eastAsia="Times New Roman" w:cstheme="minorHAnsi"/>
                      <w:color w:val="C00000"/>
                      <w:lang w:eastAsia="en-GB"/>
                    </w:rPr>
                    <w:t>Co-ordinate the repatriation or ACU/HDU/ITU admission process with SPOC and INR.</w:t>
                  </w:r>
                </w:p>
                <w:p w14:paraId="0B441EB0" w14:textId="77777777" w:rsidR="0023760E" w:rsidRPr="0091481D" w:rsidRDefault="0023760E">
                  <w:pPr>
                    <w:pStyle w:val="ListParagraph"/>
                    <w:numPr>
                      <w:ilvl w:val="0"/>
                      <w:numId w:val="13"/>
                    </w:numPr>
                    <w:ind w:left="313" w:hanging="284"/>
                    <w:rPr>
                      <w:rFonts w:eastAsia="Times New Roman" w:cstheme="minorHAnsi"/>
                      <w:color w:val="C00000"/>
                      <w:lang w:eastAsia="en-GB"/>
                    </w:rPr>
                  </w:pPr>
                  <w:r w:rsidRPr="0091481D">
                    <w:rPr>
                      <w:rFonts w:eastAsia="Times New Roman" w:cstheme="minorHAnsi"/>
                      <w:color w:val="C00000"/>
                      <w:lang w:eastAsia="en-GB"/>
                    </w:rPr>
                    <w:t xml:space="preserve">Cancel early transfer if patient is too unstable to be repatriated.  </w:t>
                  </w:r>
                </w:p>
              </w:tc>
              <w:tc>
                <w:tcPr>
                  <w:tcW w:w="283" w:type="dxa"/>
                </w:tcPr>
                <w:p w14:paraId="4F59EE2C" w14:textId="77777777" w:rsidR="0023760E" w:rsidRPr="0091481D" w:rsidRDefault="0023760E" w:rsidP="0023760E">
                  <w:pPr>
                    <w:rPr>
                      <w:rFonts w:eastAsia="Times New Roman" w:cstheme="minorHAnsi"/>
                      <w:color w:val="0070C0"/>
                      <w:lang w:eastAsia="en-GB"/>
                    </w:rPr>
                  </w:pPr>
                </w:p>
              </w:tc>
              <w:tc>
                <w:tcPr>
                  <w:tcW w:w="3260" w:type="dxa"/>
                </w:tcPr>
                <w:p w14:paraId="4812FC94" w14:textId="77777777" w:rsidR="00BE29CC" w:rsidRPr="0091481D" w:rsidRDefault="0023760E">
                  <w:pPr>
                    <w:pStyle w:val="ListParagraph"/>
                    <w:numPr>
                      <w:ilvl w:val="0"/>
                      <w:numId w:val="14"/>
                    </w:numPr>
                    <w:ind w:left="426" w:hanging="284"/>
                    <w:rPr>
                      <w:rFonts w:eastAsia="Times New Roman" w:cstheme="minorHAnsi"/>
                      <w:color w:val="0070C0"/>
                      <w:lang w:eastAsia="en-GB"/>
                    </w:rPr>
                  </w:pPr>
                  <w:r w:rsidRPr="0091481D">
                    <w:rPr>
                      <w:rFonts w:eastAsia="Times New Roman" w:cstheme="minorHAnsi"/>
                      <w:color w:val="0070C0"/>
                      <w:lang w:eastAsia="en-GB"/>
                    </w:rPr>
                    <w:t>If patie</w:t>
                  </w:r>
                  <w:r w:rsidR="00BE29CC" w:rsidRPr="0091481D">
                    <w:rPr>
                      <w:rFonts w:eastAsia="Times New Roman" w:cstheme="minorHAnsi"/>
                      <w:color w:val="0070C0"/>
                      <w:lang w:eastAsia="en-GB"/>
                    </w:rPr>
                    <w:t xml:space="preserve">nt </w:t>
                  </w:r>
                  <w:r w:rsidRPr="0091481D">
                    <w:rPr>
                      <w:rFonts w:eastAsia="Times New Roman" w:cstheme="minorHAnsi"/>
                      <w:color w:val="0070C0"/>
                      <w:lang w:eastAsia="en-GB"/>
                    </w:rPr>
                    <w:t xml:space="preserve">deteriorates </w:t>
                  </w:r>
                  <w:r w:rsidR="00BE29CC" w:rsidRPr="0091481D">
                    <w:rPr>
                      <w:rFonts w:eastAsia="Times New Roman" w:cstheme="minorHAnsi"/>
                      <w:color w:val="0070C0"/>
                      <w:lang w:eastAsia="en-GB"/>
                    </w:rPr>
                    <w:t xml:space="preserve">significantly </w:t>
                  </w:r>
                  <w:r w:rsidRPr="0091481D">
                    <w:rPr>
                      <w:rFonts w:eastAsia="Times New Roman" w:cstheme="minorHAnsi"/>
                      <w:color w:val="0070C0"/>
                      <w:lang w:eastAsia="en-GB"/>
                    </w:rPr>
                    <w:t>while being assessed by STH staff they will be admitted to HASU</w:t>
                  </w:r>
                  <w:r w:rsidR="00BE29CC" w:rsidRPr="0091481D">
                    <w:rPr>
                      <w:rFonts w:eastAsia="Times New Roman" w:cstheme="minorHAnsi"/>
                      <w:color w:val="0070C0"/>
                      <w:lang w:eastAsia="en-GB"/>
                    </w:rPr>
                    <w:t xml:space="preserve"> / HDU.</w:t>
                  </w:r>
                </w:p>
                <w:p w14:paraId="1B709781" w14:textId="77777777" w:rsidR="0023760E" w:rsidRPr="0091481D" w:rsidRDefault="0023760E">
                  <w:pPr>
                    <w:pStyle w:val="ListParagraph"/>
                    <w:numPr>
                      <w:ilvl w:val="0"/>
                      <w:numId w:val="14"/>
                    </w:numPr>
                    <w:ind w:left="426" w:hanging="284"/>
                    <w:rPr>
                      <w:rFonts w:eastAsia="Times New Roman" w:cstheme="minorHAnsi"/>
                      <w:color w:val="00B050"/>
                      <w:lang w:eastAsia="en-GB"/>
                    </w:rPr>
                  </w:pPr>
                  <w:r w:rsidRPr="0091481D">
                    <w:rPr>
                      <w:rFonts w:eastAsia="Times New Roman" w:cstheme="minorHAnsi"/>
                      <w:color w:val="0070C0"/>
                      <w:lang w:eastAsia="en-GB"/>
                    </w:rPr>
                    <w:t>Duty stroke nurse</w:t>
                  </w:r>
                  <w:r w:rsidR="00BE29CC" w:rsidRPr="0091481D">
                    <w:rPr>
                      <w:rFonts w:eastAsia="Times New Roman" w:cstheme="minorHAnsi"/>
                      <w:color w:val="0070C0"/>
                      <w:lang w:eastAsia="en-GB"/>
                    </w:rPr>
                    <w:t xml:space="preserve"> will r</w:t>
                  </w:r>
                  <w:r w:rsidRPr="0091481D">
                    <w:rPr>
                      <w:rFonts w:eastAsia="Times New Roman" w:cstheme="minorHAnsi"/>
                      <w:color w:val="0070C0"/>
                      <w:lang w:eastAsia="en-GB"/>
                    </w:rPr>
                    <w:t xml:space="preserve">ecord SSNAP data set requirements </w:t>
                  </w:r>
                  <w:r w:rsidR="00BE29CC" w:rsidRPr="0091481D">
                    <w:rPr>
                      <w:rFonts w:eastAsia="Times New Roman" w:cstheme="minorHAnsi"/>
                      <w:color w:val="0070C0"/>
                      <w:lang w:eastAsia="en-GB"/>
                    </w:rPr>
                    <w:t>and c</w:t>
                  </w:r>
                  <w:r w:rsidRPr="0091481D">
                    <w:rPr>
                      <w:rFonts w:eastAsia="Times New Roman" w:cstheme="minorHAnsi"/>
                      <w:color w:val="0070C0"/>
                      <w:lang w:eastAsia="en-GB"/>
                    </w:rPr>
                    <w:t>o-ordinate repatriation or HASU/HDU/ITU admission process with stroke consultant and INR.</w:t>
                  </w:r>
                </w:p>
              </w:tc>
              <w:tc>
                <w:tcPr>
                  <w:tcW w:w="284" w:type="dxa"/>
                </w:tcPr>
                <w:p w14:paraId="4970EC41" w14:textId="77777777" w:rsidR="0023760E" w:rsidRPr="0091481D" w:rsidRDefault="0023760E" w:rsidP="0023760E">
                  <w:pPr>
                    <w:rPr>
                      <w:rFonts w:eastAsia="Times New Roman" w:cstheme="minorHAnsi"/>
                      <w:color w:val="538135" w:themeColor="accent6" w:themeShade="BF"/>
                      <w:lang w:eastAsia="en-GB"/>
                    </w:rPr>
                  </w:pPr>
                </w:p>
              </w:tc>
              <w:tc>
                <w:tcPr>
                  <w:tcW w:w="3260" w:type="dxa"/>
                </w:tcPr>
                <w:p w14:paraId="0C2462E4" w14:textId="77777777" w:rsidR="0023760E" w:rsidRPr="0091481D" w:rsidRDefault="0023760E">
                  <w:pPr>
                    <w:pStyle w:val="ListParagraph"/>
                    <w:numPr>
                      <w:ilvl w:val="0"/>
                      <w:numId w:val="15"/>
                    </w:numPr>
                    <w:ind w:left="317" w:hanging="283"/>
                    <w:rPr>
                      <w:rFonts w:eastAsia="Times New Roman" w:cstheme="minorHAnsi"/>
                      <w:color w:val="538135" w:themeColor="accent6" w:themeShade="BF"/>
                      <w:lang w:eastAsia="en-GB"/>
                    </w:rPr>
                  </w:pPr>
                  <w:r w:rsidRPr="0091481D">
                    <w:rPr>
                      <w:rFonts w:eastAsia="Times New Roman" w:cstheme="minorHAnsi"/>
                      <w:color w:val="538135" w:themeColor="accent6" w:themeShade="BF"/>
                      <w:lang w:eastAsia="en-GB"/>
                    </w:rPr>
                    <w:t>If clinical condition of patient changes significantly making transfer unsafe, patient to be admitted to HRI HASU</w:t>
                  </w:r>
                </w:p>
                <w:p w14:paraId="742BEC6D" w14:textId="77777777" w:rsidR="0023760E" w:rsidRPr="0091481D" w:rsidRDefault="0023760E">
                  <w:pPr>
                    <w:pStyle w:val="ListParagraph"/>
                    <w:numPr>
                      <w:ilvl w:val="0"/>
                      <w:numId w:val="15"/>
                    </w:numPr>
                    <w:ind w:left="317" w:hanging="283"/>
                    <w:rPr>
                      <w:rFonts w:eastAsia="Times New Roman" w:cstheme="minorHAnsi"/>
                      <w:color w:val="538135" w:themeColor="accent6" w:themeShade="BF"/>
                      <w:lang w:eastAsia="en-GB"/>
                    </w:rPr>
                  </w:pPr>
                  <w:r w:rsidRPr="0091481D">
                    <w:rPr>
                      <w:rFonts w:eastAsia="Times New Roman" w:cstheme="minorHAnsi"/>
                      <w:color w:val="538135" w:themeColor="accent6" w:themeShade="BF"/>
                      <w:lang w:eastAsia="en-GB"/>
                    </w:rPr>
                    <w:t>Complete the SSNAP datasheet with the help of IRT nurse and INR</w:t>
                  </w:r>
                </w:p>
              </w:tc>
            </w:tr>
          </w:tbl>
          <w:p w14:paraId="05804A5D" w14:textId="77777777" w:rsidR="0023760E" w:rsidRPr="0091481D" w:rsidRDefault="0023760E" w:rsidP="0023760E">
            <w:pPr>
              <w:spacing w:line="240" w:lineRule="auto"/>
              <w:rPr>
                <w:rFonts w:eastAsia="Times New Roman" w:cstheme="minorHAnsi"/>
                <w:lang w:eastAsia="en-GB"/>
              </w:rPr>
            </w:pPr>
          </w:p>
        </w:tc>
      </w:tr>
    </w:tbl>
    <w:p w14:paraId="26B6C87D" w14:textId="77777777" w:rsidR="00BE29CC" w:rsidRDefault="00BE29CC" w:rsidP="00DA71C4"/>
    <w:p w14:paraId="4D361FA7" w14:textId="77777777" w:rsidR="00BE29CC" w:rsidRDefault="00BE29CC">
      <w:r>
        <w:br w:type="page"/>
      </w:r>
    </w:p>
    <w:tbl>
      <w:tblPr>
        <w:tblW w:w="10598" w:type="dxa"/>
        <w:tblLook w:val="04A0" w:firstRow="1" w:lastRow="0" w:firstColumn="1" w:lastColumn="0" w:noHBand="0" w:noVBand="1"/>
      </w:tblPr>
      <w:tblGrid>
        <w:gridCol w:w="10598"/>
      </w:tblGrid>
      <w:tr w:rsidR="0023185B" w:rsidRPr="0091481D" w14:paraId="1D16ADC3" w14:textId="77777777" w:rsidTr="00D81914">
        <w:trPr>
          <w:trHeight w:val="300"/>
        </w:trPr>
        <w:tc>
          <w:tcPr>
            <w:tcW w:w="10598" w:type="dxa"/>
            <w:tcBorders>
              <w:top w:val="nil"/>
              <w:left w:val="nil"/>
              <w:bottom w:val="nil"/>
              <w:right w:val="nil"/>
            </w:tcBorders>
            <w:noWrap/>
            <w:vAlign w:val="center"/>
            <w:hideMark/>
          </w:tcPr>
          <w:p w14:paraId="4CBD8150" w14:textId="77777777" w:rsidR="0023185B" w:rsidRPr="0091481D" w:rsidRDefault="00DA71C4" w:rsidP="00351CE8">
            <w:pPr>
              <w:spacing w:line="240" w:lineRule="auto"/>
              <w:jc w:val="center"/>
              <w:rPr>
                <w:rFonts w:eastAsia="Times New Roman" w:cstheme="minorHAnsi"/>
                <w:b/>
                <w:lang w:eastAsia="en-GB"/>
              </w:rPr>
            </w:pPr>
            <w:r w:rsidRPr="0091481D">
              <w:lastRenderedPageBreak/>
              <w:br w:type="page"/>
            </w:r>
            <w:r w:rsidR="0023185B" w:rsidRPr="0091481D">
              <w:rPr>
                <w:rFonts w:eastAsia="Times New Roman" w:cstheme="minorHAnsi"/>
                <w:b/>
                <w:lang w:eastAsia="en-GB"/>
              </w:rPr>
              <w:t>REPATRIATION</w:t>
            </w:r>
          </w:p>
        </w:tc>
      </w:tr>
      <w:tr w:rsidR="0023185B" w:rsidRPr="0091481D" w14:paraId="59446D36" w14:textId="77777777" w:rsidTr="00D81914">
        <w:trPr>
          <w:trHeight w:val="524"/>
        </w:trPr>
        <w:tc>
          <w:tcPr>
            <w:tcW w:w="10598" w:type="dxa"/>
            <w:tcBorders>
              <w:top w:val="nil"/>
              <w:left w:val="nil"/>
              <w:bottom w:val="nil"/>
              <w:right w:val="nil"/>
            </w:tcBorders>
            <w:vAlign w:val="center"/>
            <w:hideMark/>
          </w:tcPr>
          <w:p w14:paraId="0A14C133" w14:textId="77777777" w:rsidR="0023185B" w:rsidRPr="0091481D" w:rsidRDefault="0023185B">
            <w:pPr>
              <w:pStyle w:val="ListParagraph"/>
              <w:numPr>
                <w:ilvl w:val="0"/>
                <w:numId w:val="16"/>
              </w:numPr>
              <w:spacing w:line="240" w:lineRule="auto"/>
              <w:rPr>
                <w:rFonts w:ascii="Calibri" w:eastAsia="Times New Roman" w:hAnsi="Calibri" w:cs="Calibri"/>
                <w:color w:val="00B050"/>
                <w:lang w:eastAsia="en-GB"/>
              </w:rPr>
            </w:pPr>
            <w:r w:rsidRPr="0091481D">
              <w:rPr>
                <w:rFonts w:ascii="Calibri" w:eastAsia="Times New Roman" w:hAnsi="Calibri" w:cs="Calibri"/>
                <w:lang w:eastAsia="en-GB"/>
              </w:rPr>
              <w:t xml:space="preserve">This is a planned repatriation and requires a process at the point of arrival to book a planned return. If YAS have the PTS contract this could be managed this way but would </w:t>
            </w:r>
            <w:r w:rsidRPr="0091481D">
              <w:rPr>
                <w:rFonts w:ascii="Calibri" w:eastAsia="Times New Roman" w:hAnsi="Calibri" w:cs="Calibri"/>
                <w:b/>
                <w:lang w:eastAsia="en-GB"/>
              </w:rPr>
              <w:t xml:space="preserve">not </w:t>
            </w:r>
            <w:r w:rsidRPr="0091481D">
              <w:rPr>
                <w:rFonts w:ascii="Calibri" w:eastAsia="Times New Roman" w:hAnsi="Calibri" w:cs="Calibri"/>
                <w:lang w:eastAsia="en-GB"/>
              </w:rPr>
              <w:t>be expected to be carried out by 999.</w:t>
            </w:r>
          </w:p>
        </w:tc>
      </w:tr>
      <w:tr w:rsidR="0023185B" w:rsidRPr="0091481D" w14:paraId="7B1A2307" w14:textId="77777777" w:rsidTr="00D81914">
        <w:trPr>
          <w:trHeight w:val="335"/>
        </w:trPr>
        <w:tc>
          <w:tcPr>
            <w:tcW w:w="10598" w:type="dxa"/>
            <w:tcBorders>
              <w:top w:val="nil"/>
              <w:left w:val="nil"/>
              <w:bottom w:val="nil"/>
              <w:right w:val="nil"/>
            </w:tcBorders>
            <w:noWrap/>
            <w:vAlign w:val="center"/>
            <w:hideMark/>
          </w:tcPr>
          <w:p w14:paraId="311E867C" w14:textId="11BC67FD" w:rsidR="0023185B" w:rsidRPr="0091481D" w:rsidRDefault="0023185B">
            <w:pPr>
              <w:pStyle w:val="ListParagraph"/>
              <w:numPr>
                <w:ilvl w:val="0"/>
                <w:numId w:val="16"/>
              </w:numPr>
              <w:spacing w:line="240" w:lineRule="auto"/>
              <w:rPr>
                <w:rFonts w:ascii="Calibri" w:eastAsia="Times New Roman" w:hAnsi="Calibri" w:cs="Calibri"/>
                <w:lang w:eastAsia="en-GB"/>
              </w:rPr>
            </w:pPr>
            <w:r w:rsidRPr="0091481D">
              <w:rPr>
                <w:rFonts w:ascii="Calibri" w:eastAsia="Times New Roman" w:hAnsi="Calibri" w:cs="Calibri"/>
                <w:lang w:eastAsia="en-GB"/>
              </w:rPr>
              <w:t xml:space="preserve">Patients will normally be repatriated </w:t>
            </w:r>
            <w:r w:rsidR="00CE1890">
              <w:rPr>
                <w:rFonts w:ascii="Calibri" w:eastAsia="Times New Roman" w:hAnsi="Calibri" w:cs="Calibri"/>
                <w:lang w:eastAsia="en-GB"/>
              </w:rPr>
              <w:t>immediately post thrombectomy, unless clinical needs dictate otherwise, and referring centres should keep a HASU bed</w:t>
            </w:r>
            <w:r w:rsidRPr="0091481D">
              <w:rPr>
                <w:rFonts w:ascii="Calibri" w:eastAsia="Times New Roman" w:hAnsi="Calibri" w:cs="Calibri"/>
                <w:lang w:eastAsia="en-GB"/>
              </w:rPr>
              <w:t xml:space="preserve"> available.</w:t>
            </w:r>
          </w:p>
        </w:tc>
      </w:tr>
      <w:tr w:rsidR="0023185B" w:rsidRPr="0091481D" w14:paraId="1393BD24" w14:textId="77777777" w:rsidTr="00D81914">
        <w:trPr>
          <w:trHeight w:val="313"/>
        </w:trPr>
        <w:tc>
          <w:tcPr>
            <w:tcW w:w="10598" w:type="dxa"/>
            <w:tcBorders>
              <w:top w:val="nil"/>
              <w:left w:val="nil"/>
              <w:bottom w:val="nil"/>
              <w:right w:val="nil"/>
            </w:tcBorders>
            <w:noWrap/>
            <w:vAlign w:val="center"/>
            <w:hideMark/>
          </w:tcPr>
          <w:p w14:paraId="34BEB788" w14:textId="24936334" w:rsidR="0023185B" w:rsidRPr="00CE1890" w:rsidRDefault="0023185B" w:rsidP="00CE1890">
            <w:pPr>
              <w:spacing w:line="240" w:lineRule="auto"/>
              <w:rPr>
                <w:rFonts w:ascii="Calibri" w:eastAsia="Times New Roman" w:hAnsi="Calibri" w:cs="Calibri"/>
                <w:color w:val="000000"/>
                <w:lang w:eastAsia="en-GB"/>
              </w:rPr>
            </w:pPr>
          </w:p>
        </w:tc>
      </w:tr>
      <w:tr w:rsidR="0023185B" w:rsidRPr="0091481D" w14:paraId="17AA3548" w14:textId="77777777" w:rsidTr="00D81914">
        <w:trPr>
          <w:trHeight w:val="290"/>
        </w:trPr>
        <w:tc>
          <w:tcPr>
            <w:tcW w:w="10598" w:type="dxa"/>
            <w:tcBorders>
              <w:top w:val="nil"/>
              <w:left w:val="nil"/>
              <w:bottom w:val="nil"/>
              <w:right w:val="nil"/>
            </w:tcBorders>
            <w:noWrap/>
            <w:vAlign w:val="center"/>
            <w:hideMark/>
          </w:tcPr>
          <w:p w14:paraId="25CBD4AA" w14:textId="64687D72" w:rsidR="0023185B" w:rsidRPr="0091481D" w:rsidRDefault="0023185B">
            <w:pPr>
              <w:pStyle w:val="ListParagraph"/>
              <w:numPr>
                <w:ilvl w:val="0"/>
                <w:numId w:val="16"/>
              </w:numPr>
              <w:spacing w:line="240" w:lineRule="auto"/>
              <w:rPr>
                <w:rFonts w:ascii="Calibri" w:eastAsia="Times New Roman" w:hAnsi="Calibri" w:cs="Calibri"/>
                <w:color w:val="000000"/>
                <w:lang w:eastAsia="en-GB"/>
              </w:rPr>
            </w:pPr>
            <w:r w:rsidRPr="0091481D">
              <w:rPr>
                <w:rFonts w:ascii="Calibri" w:eastAsia="Times New Roman" w:hAnsi="Calibri" w:cs="Calibri"/>
                <w:color w:val="000000"/>
                <w:lang w:eastAsia="en-GB"/>
              </w:rPr>
              <w:t>The stroke team will contact local stroke services about any patient</w:t>
            </w:r>
            <w:r w:rsidR="00351CE8" w:rsidRPr="0091481D">
              <w:rPr>
                <w:rFonts w:ascii="Calibri" w:eastAsia="Times New Roman" w:hAnsi="Calibri" w:cs="Calibri"/>
                <w:color w:val="000000"/>
                <w:lang w:eastAsia="en-GB"/>
              </w:rPr>
              <w:t>s that may have bypassed their l</w:t>
            </w:r>
            <w:r w:rsidRPr="0091481D">
              <w:rPr>
                <w:rFonts w:ascii="Calibri" w:eastAsia="Times New Roman" w:hAnsi="Calibri" w:cs="Calibri"/>
                <w:color w:val="000000"/>
                <w:lang w:eastAsia="en-GB"/>
              </w:rPr>
              <w:t xml:space="preserve">ocal stroke units for acute stroke treatment.  This </w:t>
            </w:r>
            <w:r w:rsidR="00CE1890">
              <w:rPr>
                <w:rFonts w:ascii="Calibri" w:eastAsia="Times New Roman" w:hAnsi="Calibri" w:cs="Calibri"/>
                <w:color w:val="000000"/>
                <w:lang w:eastAsia="en-GB"/>
              </w:rPr>
              <w:t>should be done at the point of admission.</w:t>
            </w:r>
          </w:p>
        </w:tc>
      </w:tr>
      <w:tr w:rsidR="0023185B" w:rsidRPr="0091481D" w14:paraId="3B6CD714" w14:textId="77777777" w:rsidTr="00D81914">
        <w:trPr>
          <w:trHeight w:val="103"/>
        </w:trPr>
        <w:tc>
          <w:tcPr>
            <w:tcW w:w="10598" w:type="dxa"/>
            <w:tcBorders>
              <w:top w:val="nil"/>
              <w:left w:val="nil"/>
              <w:bottom w:val="nil"/>
              <w:right w:val="nil"/>
            </w:tcBorders>
            <w:noWrap/>
            <w:vAlign w:val="center"/>
            <w:hideMark/>
          </w:tcPr>
          <w:p w14:paraId="77CAD57B" w14:textId="51122F38" w:rsidR="0023185B" w:rsidRPr="0091481D" w:rsidRDefault="0023185B" w:rsidP="00905119">
            <w:pPr>
              <w:pStyle w:val="ListParagraph"/>
              <w:numPr>
                <w:ilvl w:val="0"/>
                <w:numId w:val="16"/>
              </w:numPr>
              <w:spacing w:after="0" w:line="240" w:lineRule="auto"/>
              <w:rPr>
                <w:rFonts w:ascii="Calibri" w:eastAsia="Times New Roman" w:hAnsi="Calibri" w:cs="Calibri"/>
                <w:color w:val="000000"/>
                <w:lang w:eastAsia="en-GB"/>
              </w:rPr>
            </w:pPr>
            <w:r w:rsidRPr="0091481D">
              <w:rPr>
                <w:rFonts w:ascii="Calibri" w:eastAsia="Times New Roman" w:hAnsi="Calibri" w:cs="Calibri"/>
                <w:color w:val="000000"/>
                <w:lang w:eastAsia="en-GB"/>
              </w:rPr>
              <w:t>Local stroke services must prioritise repatriation of these patients and plan to have a bed available, even at times of severe bed pressures.</w:t>
            </w:r>
            <w:r w:rsidR="00CE1890">
              <w:rPr>
                <w:rFonts w:ascii="Calibri" w:eastAsia="Times New Roman" w:hAnsi="Calibri" w:cs="Calibri"/>
                <w:color w:val="000000"/>
                <w:lang w:eastAsia="en-GB"/>
              </w:rPr>
              <w:t xml:space="preserve">  Repatriation will occur without the need for prior confirmation of availability of a HASU bed.</w:t>
            </w:r>
          </w:p>
        </w:tc>
      </w:tr>
      <w:tr w:rsidR="0023185B" w:rsidRPr="0091481D" w14:paraId="3785F27B" w14:textId="77777777" w:rsidTr="00D81914">
        <w:trPr>
          <w:trHeight w:val="649"/>
        </w:trPr>
        <w:tc>
          <w:tcPr>
            <w:tcW w:w="10598" w:type="dxa"/>
            <w:tcBorders>
              <w:top w:val="nil"/>
              <w:left w:val="nil"/>
              <w:bottom w:val="nil"/>
              <w:right w:val="nil"/>
            </w:tcBorders>
            <w:noWrap/>
            <w:vAlign w:val="center"/>
            <w:hideMark/>
          </w:tcPr>
          <w:p w14:paraId="5983FCCC" w14:textId="1E466AE1" w:rsidR="0023185B" w:rsidRPr="0091481D" w:rsidRDefault="0023185B">
            <w:pPr>
              <w:pStyle w:val="ListParagraph"/>
              <w:numPr>
                <w:ilvl w:val="0"/>
                <w:numId w:val="16"/>
              </w:numPr>
              <w:spacing w:line="240" w:lineRule="auto"/>
              <w:rPr>
                <w:rFonts w:ascii="Calibri" w:eastAsia="Times New Roman" w:hAnsi="Calibri" w:cs="Calibri"/>
                <w:color w:val="000000"/>
                <w:lang w:eastAsia="en-GB"/>
              </w:rPr>
            </w:pPr>
            <w:r w:rsidRPr="0091481D">
              <w:rPr>
                <w:rFonts w:ascii="Calibri" w:eastAsia="Times New Roman" w:hAnsi="Calibri" w:cs="Calibri"/>
                <w:color w:val="000000"/>
                <w:lang w:eastAsia="en-GB"/>
              </w:rPr>
              <w:t xml:space="preserve">In order that </w:t>
            </w:r>
            <w:r w:rsidR="00563715" w:rsidRPr="0091481D">
              <w:rPr>
                <w:rFonts w:ascii="Calibri" w:eastAsia="Times New Roman" w:hAnsi="Calibri" w:cs="Calibri"/>
                <w:color w:val="000000"/>
                <w:lang w:eastAsia="en-GB"/>
              </w:rPr>
              <w:t>MT</w:t>
            </w:r>
            <w:r w:rsidRPr="0091481D">
              <w:rPr>
                <w:rFonts w:ascii="Calibri" w:eastAsia="Times New Roman" w:hAnsi="Calibri" w:cs="Calibri"/>
                <w:color w:val="000000"/>
                <w:lang w:eastAsia="en-GB"/>
              </w:rPr>
              <w:t xml:space="preserve"> centres can continue to accommodate patients with acute stroke requiring </w:t>
            </w:r>
            <w:r w:rsidR="00563715" w:rsidRPr="0091481D">
              <w:rPr>
                <w:rFonts w:ascii="Calibri" w:eastAsia="Times New Roman" w:hAnsi="Calibri" w:cs="Calibri"/>
                <w:color w:val="000000"/>
                <w:lang w:eastAsia="en-GB"/>
              </w:rPr>
              <w:t>MT</w:t>
            </w:r>
            <w:r w:rsidRPr="0091481D">
              <w:rPr>
                <w:rFonts w:ascii="Calibri" w:eastAsia="Times New Roman" w:hAnsi="Calibri" w:cs="Calibri"/>
                <w:color w:val="000000"/>
                <w:lang w:eastAsia="en-GB"/>
              </w:rPr>
              <w:t xml:space="preserve"> without any delay, repatriation to local units cannot be subject to any delay whatsoever</w:t>
            </w:r>
            <w:r w:rsidR="00CE1890">
              <w:rPr>
                <w:rFonts w:ascii="Calibri" w:eastAsia="Times New Roman" w:hAnsi="Calibri" w:cs="Calibri"/>
                <w:color w:val="000000"/>
                <w:lang w:eastAsia="en-GB"/>
              </w:rPr>
              <w:t>.</w:t>
            </w:r>
          </w:p>
        </w:tc>
      </w:tr>
      <w:tr w:rsidR="0023185B" w:rsidRPr="0091481D" w14:paraId="214B6FA7" w14:textId="77777777" w:rsidTr="00D81914">
        <w:trPr>
          <w:trHeight w:val="319"/>
        </w:trPr>
        <w:tc>
          <w:tcPr>
            <w:tcW w:w="10598" w:type="dxa"/>
            <w:tcBorders>
              <w:top w:val="nil"/>
              <w:left w:val="nil"/>
              <w:bottom w:val="nil"/>
              <w:right w:val="nil"/>
            </w:tcBorders>
            <w:noWrap/>
            <w:vAlign w:val="center"/>
            <w:hideMark/>
          </w:tcPr>
          <w:p w14:paraId="28B42064" w14:textId="77777777" w:rsidR="0023185B" w:rsidRPr="0091481D" w:rsidRDefault="0023185B">
            <w:pPr>
              <w:pStyle w:val="ListParagraph"/>
              <w:numPr>
                <w:ilvl w:val="0"/>
                <w:numId w:val="16"/>
              </w:numPr>
              <w:spacing w:line="240" w:lineRule="auto"/>
              <w:rPr>
                <w:rFonts w:ascii="Calibri" w:eastAsia="Times New Roman" w:hAnsi="Calibri" w:cs="Calibri"/>
                <w:color w:val="000000"/>
                <w:lang w:eastAsia="en-GB"/>
              </w:rPr>
            </w:pPr>
            <w:r w:rsidRPr="0091481D">
              <w:rPr>
                <w:rFonts w:ascii="Calibri" w:eastAsia="Times New Roman" w:hAnsi="Calibri" w:cs="Calibri"/>
                <w:color w:val="000000"/>
                <w:lang w:eastAsia="en-GB"/>
              </w:rPr>
              <w:t>Patient flow teams must be aware of, and implement, regionally agreed repatriation guidelines.</w:t>
            </w:r>
          </w:p>
        </w:tc>
      </w:tr>
      <w:tr w:rsidR="00905119" w:rsidRPr="0091481D" w14:paraId="12CCBCB5" w14:textId="77777777" w:rsidTr="00905119">
        <w:trPr>
          <w:trHeight w:val="919"/>
        </w:trPr>
        <w:tc>
          <w:tcPr>
            <w:tcW w:w="10598" w:type="dxa"/>
            <w:tcBorders>
              <w:top w:val="nil"/>
              <w:left w:val="nil"/>
              <w:bottom w:val="nil"/>
              <w:right w:val="nil"/>
            </w:tcBorders>
          </w:tcPr>
          <w:p w14:paraId="3A02A6FB" w14:textId="725F6366" w:rsidR="00905119" w:rsidRPr="00CE1890" w:rsidRDefault="00905119" w:rsidP="00CE1890">
            <w:pPr>
              <w:spacing w:after="0" w:line="240" w:lineRule="auto"/>
              <w:rPr>
                <w:rFonts w:ascii="Calibri" w:eastAsia="Times New Roman" w:hAnsi="Calibri" w:cs="Calibri"/>
                <w:lang w:eastAsia="en-GB"/>
              </w:rPr>
            </w:pPr>
          </w:p>
        </w:tc>
      </w:tr>
      <w:tr w:rsidR="0023185B" w:rsidRPr="0091481D" w14:paraId="3B79E0CD" w14:textId="77777777" w:rsidTr="00905119">
        <w:trPr>
          <w:trHeight w:val="976"/>
        </w:trPr>
        <w:tc>
          <w:tcPr>
            <w:tcW w:w="10598" w:type="dxa"/>
            <w:tcBorders>
              <w:top w:val="nil"/>
              <w:left w:val="nil"/>
              <w:bottom w:val="nil"/>
              <w:right w:val="nil"/>
            </w:tcBorders>
            <w:hideMark/>
          </w:tcPr>
          <w:p w14:paraId="37791726" w14:textId="392BB131" w:rsidR="0023185B" w:rsidRPr="00CE1890" w:rsidRDefault="0023185B" w:rsidP="00CE1890">
            <w:pPr>
              <w:pStyle w:val="ListParagraph"/>
              <w:numPr>
                <w:ilvl w:val="0"/>
                <w:numId w:val="16"/>
              </w:numPr>
              <w:spacing w:line="240" w:lineRule="auto"/>
              <w:rPr>
                <w:rFonts w:ascii="Calibri" w:eastAsia="Times New Roman" w:hAnsi="Calibri" w:cs="Calibri"/>
                <w:b/>
                <w:color w:val="00B050"/>
                <w:lang w:eastAsia="en-GB"/>
              </w:rPr>
            </w:pPr>
            <w:r w:rsidRPr="00CE1890">
              <w:rPr>
                <w:rFonts w:ascii="Calibri" w:eastAsia="Times New Roman" w:hAnsi="Calibri" w:cs="Calibri"/>
                <w:lang w:eastAsia="en-GB"/>
              </w:rPr>
              <w:t>The need for any on-going treatment or monitoring must be clarified at the time of booking along with the patient’s level of mobility and any other special measures required. YAS non-emergency vehicles can all provide oxygen therapy during transfer and are equipped with a defibrillator.</w:t>
            </w:r>
          </w:p>
        </w:tc>
      </w:tr>
      <w:tr w:rsidR="0023185B" w:rsidRPr="0091481D" w14:paraId="3C7931F4" w14:textId="77777777" w:rsidTr="00D81914">
        <w:trPr>
          <w:trHeight w:val="222"/>
        </w:trPr>
        <w:tc>
          <w:tcPr>
            <w:tcW w:w="10598" w:type="dxa"/>
            <w:tcBorders>
              <w:top w:val="nil"/>
              <w:left w:val="nil"/>
              <w:bottom w:val="nil"/>
              <w:right w:val="nil"/>
            </w:tcBorders>
            <w:noWrap/>
            <w:vAlign w:val="center"/>
            <w:hideMark/>
          </w:tcPr>
          <w:p w14:paraId="4DB1E3B3" w14:textId="77777777" w:rsidR="0023185B" w:rsidRPr="0091481D" w:rsidRDefault="0023185B">
            <w:pPr>
              <w:pStyle w:val="ListParagraph"/>
              <w:numPr>
                <w:ilvl w:val="0"/>
                <w:numId w:val="16"/>
              </w:numPr>
              <w:spacing w:line="240" w:lineRule="auto"/>
              <w:rPr>
                <w:rFonts w:ascii="Calibri" w:eastAsia="Times New Roman" w:hAnsi="Calibri" w:cs="Calibri"/>
                <w:color w:val="000000"/>
                <w:lang w:eastAsia="en-GB"/>
              </w:rPr>
            </w:pPr>
            <w:r w:rsidRPr="0091481D">
              <w:rPr>
                <w:rFonts w:ascii="Calibri" w:eastAsia="Times New Roman" w:hAnsi="Calibri" w:cs="Calibri"/>
                <w:color w:val="000000"/>
                <w:lang w:eastAsia="en-GB"/>
              </w:rPr>
              <w:t xml:space="preserve">If the patient is repatriated and is wearing Intermittent Pneumatic Compression sleeves, the pump must be disconnected prior to repatriation and the pump retained by the </w:t>
            </w:r>
            <w:r w:rsidR="00563715" w:rsidRPr="0091481D">
              <w:rPr>
                <w:rFonts w:ascii="Calibri" w:eastAsia="Times New Roman" w:hAnsi="Calibri" w:cs="Calibri"/>
                <w:color w:val="000000"/>
                <w:lang w:eastAsia="en-GB"/>
              </w:rPr>
              <w:t>MT</w:t>
            </w:r>
            <w:r w:rsidRPr="0091481D">
              <w:rPr>
                <w:rFonts w:ascii="Calibri" w:eastAsia="Times New Roman" w:hAnsi="Calibri" w:cs="Calibri"/>
                <w:color w:val="000000"/>
                <w:lang w:eastAsia="en-GB"/>
              </w:rPr>
              <w:t xml:space="preserve"> centre.</w:t>
            </w:r>
          </w:p>
        </w:tc>
      </w:tr>
      <w:tr w:rsidR="0023185B" w:rsidRPr="0091481D" w14:paraId="54C45F9F" w14:textId="77777777" w:rsidTr="00D81914">
        <w:trPr>
          <w:trHeight w:val="614"/>
        </w:trPr>
        <w:tc>
          <w:tcPr>
            <w:tcW w:w="10598" w:type="dxa"/>
            <w:tcBorders>
              <w:top w:val="nil"/>
              <w:left w:val="nil"/>
              <w:right w:val="nil"/>
            </w:tcBorders>
            <w:noWrap/>
            <w:vAlign w:val="center"/>
            <w:hideMark/>
          </w:tcPr>
          <w:p w14:paraId="107E3503" w14:textId="77777777" w:rsidR="0023185B" w:rsidRPr="0091481D" w:rsidRDefault="0023185B">
            <w:pPr>
              <w:pStyle w:val="ListParagraph"/>
              <w:numPr>
                <w:ilvl w:val="0"/>
                <w:numId w:val="16"/>
              </w:numPr>
              <w:spacing w:line="240" w:lineRule="auto"/>
              <w:rPr>
                <w:rFonts w:ascii="Calibri" w:eastAsia="Times New Roman" w:hAnsi="Calibri" w:cs="Calibri"/>
                <w:b/>
                <w:color w:val="538135" w:themeColor="accent6" w:themeShade="BF"/>
                <w:lang w:eastAsia="en-GB"/>
              </w:rPr>
            </w:pPr>
            <w:r w:rsidRPr="0091481D">
              <w:rPr>
                <w:rFonts w:ascii="Calibri" w:eastAsia="Times New Roman" w:hAnsi="Calibri" w:cs="Calibri"/>
                <w:color w:val="000000"/>
                <w:lang w:eastAsia="en-GB"/>
              </w:rPr>
              <w:t>During transfer process, care should be taken with medicines reconciliation, particularly in regards to combination antiplatelet and anticoagulant therapy.</w:t>
            </w:r>
          </w:p>
        </w:tc>
      </w:tr>
      <w:tr w:rsidR="0023185B" w:rsidRPr="0091481D" w14:paraId="5587124F" w14:textId="77777777" w:rsidTr="00905119">
        <w:trPr>
          <w:trHeight w:val="1024"/>
        </w:trPr>
        <w:tc>
          <w:tcPr>
            <w:tcW w:w="10598" w:type="dxa"/>
            <w:tcBorders>
              <w:top w:val="nil"/>
              <w:left w:val="nil"/>
              <w:right w:val="nil"/>
            </w:tcBorders>
            <w:noWrap/>
            <w:hideMark/>
          </w:tcPr>
          <w:p w14:paraId="0C95450F" w14:textId="77777777" w:rsidR="00351CE8" w:rsidRPr="0091481D" w:rsidRDefault="00351CE8" w:rsidP="00905119">
            <w:pPr>
              <w:pStyle w:val="ListParagraph"/>
              <w:numPr>
                <w:ilvl w:val="0"/>
                <w:numId w:val="16"/>
              </w:numPr>
              <w:spacing w:line="240" w:lineRule="auto"/>
              <w:rPr>
                <w:rFonts w:ascii="Calibri" w:eastAsia="Times New Roman" w:hAnsi="Calibri" w:cs="Calibri"/>
                <w:color w:val="000000"/>
                <w:lang w:eastAsia="en-GB"/>
              </w:rPr>
            </w:pPr>
            <w:r w:rsidRPr="0091481D">
              <w:rPr>
                <w:rFonts w:ascii="Calibri" w:eastAsia="Times New Roman" w:hAnsi="Calibri" w:cs="Calibri"/>
                <w:color w:val="000000"/>
                <w:lang w:eastAsia="en-GB"/>
              </w:rPr>
              <w:t xml:space="preserve">Clear and complete information should be provided in the medical notes and in-patient transfer and discharge letters, based on the senior medical staff management plan. The patient’s notes from the home Trust must accompany the patient, together with photocopies of all YAS / </w:t>
            </w:r>
            <w:r w:rsidR="00563715" w:rsidRPr="0091481D">
              <w:rPr>
                <w:rFonts w:ascii="Calibri" w:eastAsia="Times New Roman" w:hAnsi="Calibri" w:cs="Calibri"/>
                <w:color w:val="000000"/>
                <w:lang w:eastAsia="en-GB"/>
              </w:rPr>
              <w:t>MT</w:t>
            </w:r>
            <w:r w:rsidRPr="0091481D">
              <w:rPr>
                <w:rFonts w:ascii="Calibri" w:eastAsia="Times New Roman" w:hAnsi="Calibri" w:cs="Calibri"/>
                <w:color w:val="000000"/>
                <w:lang w:eastAsia="en-GB"/>
              </w:rPr>
              <w:t xml:space="preserve"> centre documentation.</w:t>
            </w:r>
          </w:p>
        </w:tc>
      </w:tr>
      <w:tr w:rsidR="006F7332" w:rsidRPr="0091481D" w14:paraId="63B0CEA9" w14:textId="77777777" w:rsidTr="00D81914">
        <w:trPr>
          <w:trHeight w:val="3261"/>
        </w:trPr>
        <w:tc>
          <w:tcPr>
            <w:tcW w:w="10598" w:type="dxa"/>
            <w:tcBorders>
              <w:left w:val="nil"/>
              <w:right w:val="nil"/>
            </w:tcBorders>
            <w:noWrap/>
            <w:vAlign w:val="center"/>
          </w:tcPr>
          <w:tbl>
            <w:tblPr>
              <w:tblStyle w:val="TableGrid"/>
              <w:tblW w:w="10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9"/>
              <w:gridCol w:w="284"/>
              <w:gridCol w:w="2982"/>
              <w:gridCol w:w="283"/>
              <w:gridCol w:w="3544"/>
            </w:tblGrid>
            <w:tr w:rsidR="006F7332" w:rsidRPr="0091481D" w14:paraId="6EE41831" w14:textId="77777777" w:rsidTr="00905119">
              <w:trPr>
                <w:trHeight w:val="295"/>
              </w:trPr>
              <w:tc>
                <w:tcPr>
                  <w:tcW w:w="3289" w:type="dxa"/>
                </w:tcPr>
                <w:p w14:paraId="39D653F1" w14:textId="77777777" w:rsidR="006F7332" w:rsidRPr="0091481D" w:rsidRDefault="006F7332" w:rsidP="006F7332">
                  <w:pPr>
                    <w:rPr>
                      <w:rFonts w:ascii="Calibri" w:eastAsia="Times New Roman" w:hAnsi="Calibri" w:cs="Calibri"/>
                      <w:color w:val="C00000"/>
                      <w:lang w:eastAsia="en-GB"/>
                    </w:rPr>
                  </w:pPr>
                  <w:r w:rsidRPr="0091481D">
                    <w:rPr>
                      <w:rFonts w:ascii="Calibri" w:eastAsia="Times New Roman" w:hAnsi="Calibri" w:cs="Calibri"/>
                      <w:color w:val="C00000"/>
                      <w:lang w:eastAsia="en-GB"/>
                    </w:rPr>
                    <w:t>LTH</w:t>
                  </w:r>
                </w:p>
              </w:tc>
              <w:tc>
                <w:tcPr>
                  <w:tcW w:w="284" w:type="dxa"/>
                </w:tcPr>
                <w:p w14:paraId="6E5F05F6" w14:textId="77777777" w:rsidR="006F7332" w:rsidRPr="0091481D" w:rsidRDefault="006F7332" w:rsidP="006F7332">
                  <w:pPr>
                    <w:rPr>
                      <w:rFonts w:ascii="Calibri" w:eastAsia="Times New Roman" w:hAnsi="Calibri" w:cs="Calibri"/>
                      <w:b/>
                      <w:color w:val="0070C0"/>
                      <w:lang w:eastAsia="en-GB"/>
                    </w:rPr>
                  </w:pPr>
                </w:p>
              </w:tc>
              <w:tc>
                <w:tcPr>
                  <w:tcW w:w="2982" w:type="dxa"/>
                </w:tcPr>
                <w:p w14:paraId="4E749E29" w14:textId="77777777" w:rsidR="006F7332" w:rsidRPr="0091481D" w:rsidRDefault="006F7332" w:rsidP="006F7332">
                  <w:pPr>
                    <w:rPr>
                      <w:rFonts w:ascii="Calibri" w:eastAsia="Times New Roman" w:hAnsi="Calibri" w:cs="Calibri"/>
                      <w:b/>
                      <w:color w:val="0070C0"/>
                      <w:lang w:eastAsia="en-GB"/>
                    </w:rPr>
                  </w:pPr>
                  <w:r w:rsidRPr="0091481D">
                    <w:rPr>
                      <w:rFonts w:ascii="Calibri" w:eastAsia="Times New Roman" w:hAnsi="Calibri" w:cs="Calibri"/>
                      <w:b/>
                      <w:color w:val="0070C0"/>
                      <w:lang w:eastAsia="en-GB"/>
                    </w:rPr>
                    <w:t>STH</w:t>
                  </w:r>
                </w:p>
              </w:tc>
              <w:tc>
                <w:tcPr>
                  <w:tcW w:w="283" w:type="dxa"/>
                </w:tcPr>
                <w:p w14:paraId="6AE46508" w14:textId="77777777" w:rsidR="006F7332" w:rsidRPr="0091481D" w:rsidRDefault="006F7332" w:rsidP="006F7332">
                  <w:pPr>
                    <w:rPr>
                      <w:rFonts w:ascii="Calibri" w:eastAsia="Times New Roman" w:hAnsi="Calibri" w:cs="Calibri"/>
                      <w:b/>
                      <w:color w:val="538135" w:themeColor="accent6" w:themeShade="BF"/>
                      <w:lang w:eastAsia="en-GB"/>
                    </w:rPr>
                  </w:pPr>
                </w:p>
              </w:tc>
              <w:tc>
                <w:tcPr>
                  <w:tcW w:w="3544" w:type="dxa"/>
                </w:tcPr>
                <w:p w14:paraId="5704D173" w14:textId="77777777" w:rsidR="006F7332" w:rsidRPr="0091481D" w:rsidRDefault="006F7332" w:rsidP="006F7332">
                  <w:pPr>
                    <w:rPr>
                      <w:rFonts w:ascii="Calibri" w:eastAsia="Times New Roman" w:hAnsi="Calibri" w:cs="Calibri"/>
                      <w:b/>
                      <w:color w:val="538135" w:themeColor="accent6" w:themeShade="BF"/>
                      <w:lang w:eastAsia="en-GB"/>
                    </w:rPr>
                  </w:pPr>
                  <w:r w:rsidRPr="0091481D">
                    <w:rPr>
                      <w:rFonts w:ascii="Calibri" w:eastAsia="Times New Roman" w:hAnsi="Calibri" w:cs="Calibri"/>
                      <w:b/>
                      <w:color w:val="538135" w:themeColor="accent6" w:themeShade="BF"/>
                      <w:lang w:eastAsia="en-GB"/>
                    </w:rPr>
                    <w:t>H</w:t>
                  </w:r>
                  <w:r w:rsidR="0091481D">
                    <w:rPr>
                      <w:rFonts w:ascii="Calibri" w:eastAsia="Times New Roman" w:hAnsi="Calibri" w:cs="Calibri"/>
                      <w:b/>
                      <w:color w:val="538135" w:themeColor="accent6" w:themeShade="BF"/>
                      <w:lang w:eastAsia="en-GB"/>
                    </w:rPr>
                    <w:t>U</w:t>
                  </w:r>
                  <w:r w:rsidR="005D6EEE">
                    <w:rPr>
                      <w:rFonts w:ascii="Calibri" w:eastAsia="Times New Roman" w:hAnsi="Calibri" w:cs="Calibri"/>
                      <w:b/>
                      <w:color w:val="538135" w:themeColor="accent6" w:themeShade="BF"/>
                      <w:lang w:eastAsia="en-GB"/>
                    </w:rPr>
                    <w:t>T</w:t>
                  </w:r>
                  <w:r w:rsidR="0091481D">
                    <w:rPr>
                      <w:rFonts w:ascii="Calibri" w:eastAsia="Times New Roman" w:hAnsi="Calibri" w:cs="Calibri"/>
                      <w:b/>
                      <w:color w:val="538135" w:themeColor="accent6" w:themeShade="BF"/>
                      <w:lang w:eastAsia="en-GB"/>
                    </w:rPr>
                    <w:t>H</w:t>
                  </w:r>
                </w:p>
              </w:tc>
            </w:tr>
            <w:tr w:rsidR="006F7332" w:rsidRPr="0091481D" w14:paraId="6EE23608" w14:textId="77777777" w:rsidTr="00BE29CC">
              <w:trPr>
                <w:trHeight w:val="1647"/>
              </w:trPr>
              <w:tc>
                <w:tcPr>
                  <w:tcW w:w="3289" w:type="dxa"/>
                </w:tcPr>
                <w:p w14:paraId="3F8113D3" w14:textId="77777777" w:rsidR="006F7332" w:rsidRPr="0091481D" w:rsidRDefault="006F7332" w:rsidP="00BE29CC">
                  <w:pPr>
                    <w:rPr>
                      <w:rFonts w:ascii="Calibri" w:eastAsia="Times New Roman" w:hAnsi="Calibri" w:cs="Calibri"/>
                      <w:color w:val="C00000"/>
                      <w:lang w:eastAsia="en-GB"/>
                    </w:rPr>
                  </w:pPr>
                  <w:r w:rsidRPr="0091481D">
                    <w:rPr>
                      <w:rFonts w:ascii="Calibri" w:eastAsia="Times New Roman" w:hAnsi="Calibri" w:cs="Calibri"/>
                      <w:color w:val="C00000"/>
                      <w:lang w:eastAsia="en-GB"/>
                    </w:rPr>
                    <w:t>For all post-MT transfers, the LTHT BAT Nurse is responsible for ensuring all copies of LTHT documentation accompany the patient back to the home Trust</w:t>
                  </w:r>
                </w:p>
                <w:p w14:paraId="55E26197" w14:textId="77777777" w:rsidR="006F7332" w:rsidRPr="0091481D" w:rsidRDefault="006F7332" w:rsidP="006F7332">
                  <w:pPr>
                    <w:pStyle w:val="ListParagraph"/>
                    <w:ind w:left="313"/>
                    <w:rPr>
                      <w:rFonts w:ascii="Calibri" w:eastAsia="Times New Roman" w:hAnsi="Calibri" w:cs="Calibri"/>
                      <w:color w:val="C00000"/>
                      <w:lang w:eastAsia="en-GB"/>
                    </w:rPr>
                  </w:pPr>
                </w:p>
              </w:tc>
              <w:tc>
                <w:tcPr>
                  <w:tcW w:w="284" w:type="dxa"/>
                </w:tcPr>
                <w:p w14:paraId="68C6B2D2" w14:textId="77777777" w:rsidR="006F7332" w:rsidRPr="0091481D" w:rsidRDefault="006F7332" w:rsidP="006F7332">
                  <w:pPr>
                    <w:rPr>
                      <w:rFonts w:ascii="Calibri" w:eastAsia="Times New Roman" w:hAnsi="Calibri" w:cs="Calibri"/>
                      <w:color w:val="0070C0"/>
                      <w:lang w:eastAsia="en-GB"/>
                    </w:rPr>
                  </w:pPr>
                </w:p>
              </w:tc>
              <w:tc>
                <w:tcPr>
                  <w:tcW w:w="2982" w:type="dxa"/>
                </w:tcPr>
                <w:p w14:paraId="29C721BE" w14:textId="77777777" w:rsidR="006F7332" w:rsidRPr="0091481D" w:rsidRDefault="00BE29CC" w:rsidP="00BE29CC">
                  <w:pPr>
                    <w:rPr>
                      <w:rFonts w:ascii="Calibri" w:eastAsia="Times New Roman" w:hAnsi="Calibri" w:cs="Calibri"/>
                      <w:color w:val="00B050"/>
                      <w:lang w:eastAsia="en-GB"/>
                    </w:rPr>
                  </w:pPr>
                  <w:r w:rsidRPr="0091481D">
                    <w:rPr>
                      <w:rFonts w:ascii="Calibri" w:eastAsia="Times New Roman" w:hAnsi="Calibri" w:cs="Calibri"/>
                      <w:color w:val="2F5496" w:themeColor="accent5" w:themeShade="BF"/>
                      <w:lang w:eastAsia="en-GB"/>
                    </w:rPr>
                    <w:t xml:space="preserve">For all post-MT transfers, the SNP is responsible for ensuring the appropriate </w:t>
                  </w:r>
                  <w:r w:rsidR="00183080" w:rsidRPr="0091481D">
                    <w:rPr>
                      <w:rFonts w:ascii="Calibri" w:eastAsia="Times New Roman" w:hAnsi="Calibri" w:cs="Calibri"/>
                      <w:color w:val="2F5496" w:themeColor="accent5" w:themeShade="BF"/>
                      <w:lang w:eastAsia="en-GB"/>
                    </w:rPr>
                    <w:t>STH documentation</w:t>
                  </w:r>
                  <w:r w:rsidRPr="0091481D">
                    <w:rPr>
                      <w:rFonts w:ascii="Calibri" w:eastAsia="Times New Roman" w:hAnsi="Calibri" w:cs="Calibri"/>
                      <w:color w:val="2F5496" w:themeColor="accent5" w:themeShade="BF"/>
                      <w:lang w:eastAsia="en-GB"/>
                    </w:rPr>
                    <w:t xml:space="preserve"> is copied and MT transfer document completed. </w:t>
                  </w:r>
                </w:p>
              </w:tc>
              <w:tc>
                <w:tcPr>
                  <w:tcW w:w="283" w:type="dxa"/>
                </w:tcPr>
                <w:p w14:paraId="57664EBD" w14:textId="77777777" w:rsidR="006F7332" w:rsidRPr="0091481D" w:rsidRDefault="006F7332" w:rsidP="006F7332">
                  <w:pPr>
                    <w:rPr>
                      <w:rFonts w:ascii="Calibri" w:eastAsia="Times New Roman" w:hAnsi="Calibri" w:cs="Calibri"/>
                      <w:color w:val="538135" w:themeColor="accent6" w:themeShade="BF"/>
                      <w:lang w:eastAsia="en-GB"/>
                    </w:rPr>
                  </w:pPr>
                </w:p>
              </w:tc>
              <w:tc>
                <w:tcPr>
                  <w:tcW w:w="3544" w:type="dxa"/>
                </w:tcPr>
                <w:p w14:paraId="0AE784E7" w14:textId="77777777" w:rsidR="006F7332" w:rsidRPr="0091481D" w:rsidRDefault="006F7332" w:rsidP="00BE29CC">
                  <w:pPr>
                    <w:rPr>
                      <w:rFonts w:eastAsia="Times New Roman" w:cs="Times New Roman"/>
                      <w:color w:val="538135" w:themeColor="accent6" w:themeShade="BF"/>
                      <w:lang w:eastAsia="en-GB"/>
                    </w:rPr>
                  </w:pPr>
                  <w:r w:rsidRPr="0091481D">
                    <w:rPr>
                      <w:rFonts w:ascii="Calibri" w:eastAsia="Times New Roman" w:hAnsi="Calibri" w:cs="Calibri"/>
                      <w:color w:val="538135" w:themeColor="accent6" w:themeShade="BF"/>
                      <w:lang w:eastAsia="en-GB"/>
                    </w:rPr>
                    <w:t>H</w:t>
                  </w:r>
                  <w:r w:rsidR="0091481D">
                    <w:rPr>
                      <w:rFonts w:ascii="Calibri" w:eastAsia="Times New Roman" w:hAnsi="Calibri" w:cs="Calibri"/>
                      <w:color w:val="538135" w:themeColor="accent6" w:themeShade="BF"/>
                      <w:lang w:eastAsia="en-GB"/>
                    </w:rPr>
                    <w:t>UH</w:t>
                  </w:r>
                  <w:r w:rsidRPr="0091481D">
                    <w:rPr>
                      <w:rFonts w:ascii="Calibri" w:eastAsia="Times New Roman" w:hAnsi="Calibri" w:cs="Calibri"/>
                      <w:color w:val="538135" w:themeColor="accent6" w:themeShade="BF"/>
                      <w:lang w:eastAsia="en-GB"/>
                    </w:rPr>
                    <w:t xml:space="preserve"> will </w:t>
                  </w:r>
                  <w:r w:rsidR="00BE29CC" w:rsidRPr="0091481D">
                    <w:rPr>
                      <w:rFonts w:ascii="Calibri" w:eastAsia="Times New Roman" w:hAnsi="Calibri" w:cs="Calibri"/>
                      <w:color w:val="538135" w:themeColor="accent6" w:themeShade="BF"/>
                      <w:lang w:eastAsia="en-GB"/>
                    </w:rPr>
                    <w:t>use a</w:t>
                  </w:r>
                  <w:r w:rsidRPr="0091481D">
                    <w:rPr>
                      <w:rFonts w:ascii="Calibri" w:eastAsia="Times New Roman" w:hAnsi="Calibri" w:cs="Calibri"/>
                      <w:color w:val="538135" w:themeColor="accent6" w:themeShade="BF"/>
                      <w:lang w:eastAsia="en-GB"/>
                    </w:rPr>
                    <w:t xml:space="preserve"> pre-drafted IDL for MT</w:t>
                  </w:r>
                  <w:r w:rsidR="00BE29CC" w:rsidRPr="0091481D">
                    <w:rPr>
                      <w:rFonts w:ascii="Calibri" w:eastAsia="Times New Roman" w:hAnsi="Calibri" w:cs="Calibri"/>
                      <w:color w:val="538135" w:themeColor="accent6" w:themeShade="BF"/>
                      <w:lang w:eastAsia="en-GB"/>
                    </w:rPr>
                    <w:t xml:space="preserve"> patients </w:t>
                  </w:r>
                  <w:r w:rsidRPr="0091481D">
                    <w:rPr>
                      <w:rFonts w:ascii="Calibri" w:eastAsia="Times New Roman" w:hAnsi="Calibri" w:cs="Calibri"/>
                      <w:color w:val="538135" w:themeColor="accent6" w:themeShade="BF"/>
                      <w:lang w:eastAsia="en-GB"/>
                    </w:rPr>
                    <w:t>detail</w:t>
                  </w:r>
                  <w:r w:rsidR="00BE29CC" w:rsidRPr="0091481D">
                    <w:rPr>
                      <w:rFonts w:ascii="Calibri" w:eastAsia="Times New Roman" w:hAnsi="Calibri" w:cs="Calibri"/>
                      <w:color w:val="538135" w:themeColor="accent6" w:themeShade="BF"/>
                      <w:lang w:eastAsia="en-GB"/>
                    </w:rPr>
                    <w:t>ing</w:t>
                  </w:r>
                  <w:r w:rsidRPr="0091481D">
                    <w:rPr>
                      <w:rFonts w:ascii="Calibri" w:eastAsia="Times New Roman" w:hAnsi="Calibri" w:cs="Calibri"/>
                      <w:color w:val="538135" w:themeColor="accent6" w:themeShade="BF"/>
                      <w:lang w:eastAsia="en-GB"/>
                    </w:rPr>
                    <w:t xml:space="preserve"> the procedure, stents etc. used and any </w:t>
                  </w:r>
                  <w:r w:rsidR="00D81914" w:rsidRPr="0091481D">
                    <w:rPr>
                      <w:rFonts w:ascii="Calibri" w:eastAsia="Times New Roman" w:hAnsi="Calibri" w:cs="Calibri"/>
                      <w:color w:val="538135" w:themeColor="accent6" w:themeShade="BF"/>
                      <w:lang w:eastAsia="en-GB"/>
                    </w:rPr>
                    <w:t>plans to</w:t>
                  </w:r>
                  <w:r w:rsidRPr="0091481D">
                    <w:rPr>
                      <w:rFonts w:ascii="Calibri" w:eastAsia="Times New Roman" w:hAnsi="Calibri" w:cs="Calibri"/>
                      <w:color w:val="538135" w:themeColor="accent6" w:themeShade="BF"/>
                      <w:lang w:eastAsia="en-GB"/>
                    </w:rPr>
                    <w:t xml:space="preserve"> initiate or continue single or dual antiplatelets and </w:t>
                  </w:r>
                  <w:r w:rsidR="009B4575" w:rsidRPr="0091481D">
                    <w:rPr>
                      <w:rFonts w:ascii="Calibri" w:eastAsia="Times New Roman" w:hAnsi="Calibri" w:cs="Calibri"/>
                      <w:color w:val="538135" w:themeColor="accent6" w:themeShade="BF"/>
                      <w:lang w:eastAsia="en-GB"/>
                    </w:rPr>
                    <w:t>OACs,</w:t>
                  </w:r>
                  <w:r w:rsidRPr="0091481D">
                    <w:rPr>
                      <w:rFonts w:ascii="Calibri" w:eastAsia="Times New Roman" w:hAnsi="Calibri" w:cs="Calibri"/>
                      <w:color w:val="538135" w:themeColor="accent6" w:themeShade="BF"/>
                      <w:lang w:eastAsia="en-GB"/>
                    </w:rPr>
                    <w:t xml:space="preserve"> where necessary, and/or any post procedure complications.</w:t>
                  </w:r>
                </w:p>
              </w:tc>
            </w:tr>
          </w:tbl>
          <w:p w14:paraId="773FBFDF" w14:textId="77777777" w:rsidR="006F7332" w:rsidRPr="0091481D" w:rsidRDefault="006F7332" w:rsidP="006F7332">
            <w:pPr>
              <w:spacing w:after="0" w:line="240" w:lineRule="auto"/>
              <w:rPr>
                <w:rFonts w:ascii="Calibri" w:eastAsia="Times New Roman" w:hAnsi="Calibri" w:cs="Calibri"/>
                <w:color w:val="000000"/>
                <w:lang w:eastAsia="en-GB"/>
              </w:rPr>
            </w:pPr>
          </w:p>
        </w:tc>
      </w:tr>
      <w:tr w:rsidR="0023185B" w:rsidRPr="0091481D" w14:paraId="27976C46" w14:textId="77777777" w:rsidTr="00D81914">
        <w:trPr>
          <w:trHeight w:val="733"/>
        </w:trPr>
        <w:tc>
          <w:tcPr>
            <w:tcW w:w="10598" w:type="dxa"/>
            <w:tcBorders>
              <w:left w:val="nil"/>
              <w:bottom w:val="nil"/>
              <w:right w:val="nil"/>
            </w:tcBorders>
            <w:noWrap/>
            <w:vAlign w:val="center"/>
            <w:hideMark/>
          </w:tcPr>
          <w:p w14:paraId="10F524F4" w14:textId="2E512622" w:rsidR="0023185B" w:rsidRPr="0091481D" w:rsidRDefault="0023185B">
            <w:pPr>
              <w:pStyle w:val="ListParagraph"/>
              <w:numPr>
                <w:ilvl w:val="0"/>
                <w:numId w:val="16"/>
              </w:numPr>
              <w:spacing w:after="0" w:line="240" w:lineRule="auto"/>
              <w:ind w:left="318" w:hanging="284"/>
              <w:rPr>
                <w:rFonts w:ascii="Calibri" w:eastAsia="Times New Roman" w:hAnsi="Calibri" w:cs="Calibri"/>
                <w:color w:val="000000"/>
                <w:lang w:eastAsia="en-GB"/>
              </w:rPr>
            </w:pPr>
            <w:r w:rsidRPr="0091481D">
              <w:rPr>
                <w:rFonts w:ascii="Calibri" w:eastAsia="Times New Roman" w:hAnsi="Calibri" w:cs="Calibri"/>
                <w:color w:val="000000"/>
                <w:lang w:eastAsia="en-GB"/>
              </w:rPr>
              <w:t>Upon the patient’s arrival back to the referring Trust, all letters / information must be read. Ideally the patient should be reviewed by a pharmacist. If there is any ambiguity in the documentation, further information should be sought from the transferring unit.</w:t>
            </w:r>
          </w:p>
        </w:tc>
      </w:tr>
    </w:tbl>
    <w:p w14:paraId="772185C7" w14:textId="77777777" w:rsidR="006F7332" w:rsidRDefault="006F7332"/>
    <w:p w14:paraId="620266C0" w14:textId="487A05EE" w:rsidR="006F7332" w:rsidRDefault="00905119">
      <w:r>
        <w:br w:type="page"/>
      </w:r>
    </w:p>
    <w:p w14:paraId="0BA6C4A8" w14:textId="1F3FD85A" w:rsidR="00356520" w:rsidRPr="00356520" w:rsidRDefault="00356520" w:rsidP="00356520">
      <w:pPr>
        <w:spacing w:after="0" w:line="312" w:lineRule="auto"/>
        <w:jc w:val="center"/>
        <w:rPr>
          <w:rFonts w:ascii="Calibri" w:hAnsi="Calibri" w:cs="Calibri"/>
          <w:b/>
          <w:bCs/>
          <w:u w:val="single"/>
        </w:rPr>
      </w:pPr>
      <w:r w:rsidRPr="00356520">
        <w:rPr>
          <w:rFonts w:ascii="Calibri" w:hAnsi="Calibri" w:cs="Calibri"/>
          <w:b/>
          <w:bCs/>
          <w:u w:val="single"/>
        </w:rPr>
        <w:lastRenderedPageBreak/>
        <w:t>GUIDANCE FOR CLINICIANS</w:t>
      </w:r>
    </w:p>
    <w:p w14:paraId="17D32837" w14:textId="0C99E842" w:rsidR="00356520" w:rsidRPr="00356520" w:rsidRDefault="00356520" w:rsidP="00356520">
      <w:pPr>
        <w:spacing w:after="0" w:line="312" w:lineRule="auto"/>
        <w:jc w:val="center"/>
        <w:rPr>
          <w:rFonts w:ascii="Calibri" w:hAnsi="Calibri" w:cs="Calibri"/>
          <w:b/>
          <w:bCs/>
          <w:u w:val="single"/>
        </w:rPr>
      </w:pPr>
      <w:r w:rsidRPr="00356520">
        <w:rPr>
          <w:rFonts w:ascii="Calibri" w:hAnsi="Calibri" w:cs="Calibri"/>
          <w:b/>
          <w:bCs/>
          <w:u w:val="single"/>
        </w:rPr>
        <w:t>MECHANICAL THROMBECTOMY DIVERTS AND SERVICE REINSTATEMENTS</w:t>
      </w:r>
    </w:p>
    <w:p w14:paraId="1ABA8EE3" w14:textId="77777777" w:rsidR="00356520" w:rsidRPr="00356520" w:rsidRDefault="00356520" w:rsidP="00356520">
      <w:pPr>
        <w:spacing w:after="0" w:line="312" w:lineRule="auto"/>
        <w:rPr>
          <w:rFonts w:ascii="Calibri" w:hAnsi="Calibri" w:cs="Calibri"/>
          <w:b/>
          <w:bCs/>
          <w:u w:val="single"/>
        </w:rPr>
      </w:pPr>
    </w:p>
    <w:p w14:paraId="02086A31" w14:textId="77777777" w:rsidR="00356520" w:rsidRPr="00356520" w:rsidRDefault="00356520" w:rsidP="00356520">
      <w:pPr>
        <w:spacing w:line="312" w:lineRule="auto"/>
        <w:rPr>
          <w:rFonts w:ascii="Calibri" w:hAnsi="Calibri" w:cs="Calibri"/>
          <w:b/>
          <w:bCs/>
          <w:u w:val="single"/>
        </w:rPr>
      </w:pPr>
      <w:r w:rsidRPr="00356520">
        <w:rPr>
          <w:rFonts w:ascii="Calibri" w:hAnsi="Calibri" w:cs="Calibri"/>
          <w:b/>
          <w:bCs/>
          <w:u w:val="single"/>
        </w:rPr>
        <w:t>1. Purpose</w:t>
      </w:r>
    </w:p>
    <w:p w14:paraId="17DE9778" w14:textId="77777777" w:rsidR="00356520" w:rsidRPr="00356520" w:rsidRDefault="00356520" w:rsidP="00356520">
      <w:pPr>
        <w:pStyle w:val="ListParagraph"/>
        <w:numPr>
          <w:ilvl w:val="0"/>
          <w:numId w:val="34"/>
        </w:numPr>
        <w:spacing w:line="312" w:lineRule="auto"/>
        <w:rPr>
          <w:rFonts w:ascii="Calibri" w:hAnsi="Calibri" w:cs="Calibri"/>
        </w:rPr>
      </w:pPr>
      <w:r w:rsidRPr="00356520">
        <w:rPr>
          <w:rFonts w:ascii="Calibri" w:hAnsi="Calibri" w:cs="Calibri"/>
        </w:rPr>
        <w:t>The purpose of this document is to provide guidance to referring and receiving clinicians when the Mechanical Thrombectomy (MT) Mutual Aid Action Card has been initiated.</w:t>
      </w:r>
    </w:p>
    <w:p w14:paraId="51659CE1" w14:textId="3C5D5B2B" w:rsidR="00356520" w:rsidRPr="00356520" w:rsidRDefault="00356520" w:rsidP="00356520">
      <w:pPr>
        <w:pStyle w:val="ListParagraph"/>
        <w:numPr>
          <w:ilvl w:val="0"/>
          <w:numId w:val="34"/>
        </w:numPr>
        <w:spacing w:line="312" w:lineRule="auto"/>
        <w:jc w:val="both"/>
        <w:rPr>
          <w:rFonts w:ascii="Calibri" w:hAnsi="Calibri" w:cs="Calibri"/>
        </w:rPr>
      </w:pPr>
      <w:r w:rsidRPr="00356520">
        <w:rPr>
          <w:rFonts w:ascii="Calibri" w:hAnsi="Calibri" w:cs="Calibri"/>
        </w:rPr>
        <w:t>This document should be read in conjunction with the Mechanical Thrombectomy Mutual Aid Action Card</w:t>
      </w:r>
      <w:r w:rsidR="005F4FFC">
        <w:rPr>
          <w:rFonts w:ascii="Calibri" w:hAnsi="Calibri" w:cs="Calibri"/>
        </w:rPr>
        <w:t xml:space="preserve"> and </w:t>
      </w:r>
      <w:r w:rsidRPr="00356520">
        <w:rPr>
          <w:rFonts w:ascii="Calibri" w:hAnsi="Calibri" w:cs="Calibri"/>
        </w:rPr>
        <w:t>Supplementary Information January 2023</w:t>
      </w:r>
      <w:r w:rsidR="005F4FFC">
        <w:rPr>
          <w:rFonts w:ascii="Calibri" w:hAnsi="Calibri" w:cs="Calibri"/>
        </w:rPr>
        <w:t>.</w:t>
      </w:r>
    </w:p>
    <w:p w14:paraId="42403CC1" w14:textId="77777777" w:rsidR="00356520" w:rsidRPr="00356520" w:rsidRDefault="00356520" w:rsidP="00356520">
      <w:pPr>
        <w:spacing w:line="312" w:lineRule="auto"/>
        <w:rPr>
          <w:rFonts w:ascii="Calibri" w:hAnsi="Calibri" w:cs="Calibri"/>
          <w:b/>
          <w:bCs/>
          <w:u w:val="single"/>
        </w:rPr>
      </w:pPr>
      <w:r w:rsidRPr="00356520">
        <w:rPr>
          <w:rFonts w:ascii="Calibri" w:hAnsi="Calibri" w:cs="Calibri"/>
          <w:b/>
          <w:bCs/>
          <w:u w:val="single"/>
        </w:rPr>
        <w:t>2. Approval and Implementation of a Mutual Aid MT Divert</w:t>
      </w:r>
    </w:p>
    <w:p w14:paraId="356789DC" w14:textId="77777777" w:rsidR="00356520" w:rsidRPr="00356520" w:rsidRDefault="00356520" w:rsidP="00356520">
      <w:pPr>
        <w:pStyle w:val="ListParagraph"/>
        <w:numPr>
          <w:ilvl w:val="0"/>
          <w:numId w:val="32"/>
        </w:numPr>
        <w:spacing w:line="312" w:lineRule="auto"/>
        <w:jc w:val="both"/>
        <w:rPr>
          <w:rFonts w:ascii="Calibri" w:hAnsi="Calibri" w:cs="Calibri"/>
        </w:rPr>
      </w:pPr>
      <w:r w:rsidRPr="00356520">
        <w:rPr>
          <w:rFonts w:ascii="Calibri" w:hAnsi="Calibri" w:cs="Calibri"/>
        </w:rPr>
        <w:t xml:space="preserve">Clinicians at the Mechanical Thrombectomy (MT) centre must inform their Chief Operating Officer (COO) or deputy COO (DCOO) that the service will not be available during the usual working hours. </w:t>
      </w:r>
    </w:p>
    <w:p w14:paraId="60209D47" w14:textId="77777777" w:rsidR="00356520" w:rsidRPr="00356520" w:rsidRDefault="00356520" w:rsidP="00356520">
      <w:pPr>
        <w:pStyle w:val="ListParagraph"/>
        <w:numPr>
          <w:ilvl w:val="0"/>
          <w:numId w:val="32"/>
        </w:numPr>
        <w:spacing w:line="312" w:lineRule="auto"/>
        <w:jc w:val="both"/>
        <w:rPr>
          <w:rFonts w:ascii="Calibri" w:hAnsi="Calibri" w:cs="Calibri"/>
        </w:rPr>
      </w:pPr>
      <w:r w:rsidRPr="00356520">
        <w:rPr>
          <w:rFonts w:ascii="Calibri" w:hAnsi="Calibri" w:cs="Calibri"/>
        </w:rPr>
        <w:t xml:space="preserve">The diverting COO will decide, in conjunction with COOs at another MT centre, which CSC will be asked to accept the divert and will inform ambulance services and the referring stroke teams within the catchment area </w:t>
      </w:r>
      <w:bookmarkStart w:id="3" w:name="_Hlk130304776"/>
      <w:r w:rsidRPr="00356520">
        <w:rPr>
          <w:rFonts w:ascii="Calibri" w:hAnsi="Calibri" w:cs="Calibri"/>
        </w:rPr>
        <w:t>via the local Trust COOs, who will cascade the information to their clinical teams</w:t>
      </w:r>
      <w:bookmarkEnd w:id="3"/>
    </w:p>
    <w:p w14:paraId="5E3E9D42" w14:textId="77777777" w:rsidR="00356520" w:rsidRPr="00356520" w:rsidRDefault="00356520" w:rsidP="00356520">
      <w:pPr>
        <w:spacing w:line="312" w:lineRule="auto"/>
        <w:rPr>
          <w:rFonts w:ascii="Calibri" w:hAnsi="Calibri" w:cs="Calibri"/>
          <w:b/>
          <w:bCs/>
          <w:u w:val="single"/>
        </w:rPr>
      </w:pPr>
      <w:r w:rsidRPr="00356520">
        <w:rPr>
          <w:rFonts w:ascii="Calibri" w:hAnsi="Calibri" w:cs="Calibri"/>
          <w:b/>
          <w:bCs/>
          <w:u w:val="single"/>
        </w:rPr>
        <w:t>3. Referral and Communication Responsibilities During a MT Divert</w:t>
      </w:r>
    </w:p>
    <w:p w14:paraId="2323DF78" w14:textId="77777777" w:rsidR="00356520" w:rsidRPr="00356520" w:rsidRDefault="00356520" w:rsidP="00356520">
      <w:pPr>
        <w:pStyle w:val="ListParagraph"/>
        <w:numPr>
          <w:ilvl w:val="0"/>
          <w:numId w:val="33"/>
        </w:numPr>
        <w:spacing w:line="312" w:lineRule="auto"/>
        <w:rPr>
          <w:rFonts w:ascii="Calibri" w:hAnsi="Calibri" w:cs="Calibri"/>
          <w:b/>
          <w:bCs/>
        </w:rPr>
      </w:pPr>
      <w:r w:rsidRPr="00356520">
        <w:rPr>
          <w:rFonts w:ascii="Calibri" w:hAnsi="Calibri" w:cs="Calibri"/>
        </w:rPr>
        <w:t xml:space="preserve">If a divert has been agreed and a patient presents who is eligible for MT, the referring stroke team’s clinical team will contact the clinical team at the designated receiving MT Centre either by phone or patient pass (Leeds) using </w:t>
      </w:r>
      <w:bookmarkStart w:id="4" w:name="_Hlk134608354"/>
      <w:r w:rsidRPr="00356520">
        <w:rPr>
          <w:rFonts w:ascii="Calibri" w:hAnsi="Calibri" w:cs="Calibri"/>
        </w:rPr>
        <w:t>the details below (Table 1).</w:t>
      </w:r>
    </w:p>
    <w:p w14:paraId="3240C70D" w14:textId="77777777" w:rsidR="00356520" w:rsidRPr="00356520" w:rsidRDefault="00356520" w:rsidP="00356520">
      <w:pPr>
        <w:spacing w:after="0"/>
        <w:rPr>
          <w:rFonts w:ascii="Calibri" w:hAnsi="Calibri" w:cs="Calibri"/>
          <w:b/>
          <w:bCs/>
        </w:rPr>
      </w:pPr>
    </w:p>
    <w:tbl>
      <w:tblPr>
        <w:tblStyle w:val="TableGrid"/>
        <w:tblW w:w="0" w:type="auto"/>
        <w:tblLayout w:type="fixed"/>
        <w:tblLook w:val="04A0" w:firstRow="1" w:lastRow="0" w:firstColumn="1" w:lastColumn="0" w:noHBand="0" w:noVBand="1"/>
      </w:tblPr>
      <w:tblGrid>
        <w:gridCol w:w="1413"/>
        <w:gridCol w:w="1417"/>
        <w:gridCol w:w="1276"/>
        <w:gridCol w:w="992"/>
        <w:gridCol w:w="1701"/>
        <w:gridCol w:w="3657"/>
      </w:tblGrid>
      <w:tr w:rsidR="00356520" w:rsidRPr="005F4FFC" w14:paraId="60897864" w14:textId="77777777" w:rsidTr="005F4FFC">
        <w:trPr>
          <w:trHeight w:val="476"/>
        </w:trPr>
        <w:tc>
          <w:tcPr>
            <w:tcW w:w="10456" w:type="dxa"/>
            <w:gridSpan w:val="6"/>
            <w:vAlign w:val="center"/>
          </w:tcPr>
          <w:p w14:paraId="7A2109FF" w14:textId="77777777" w:rsidR="00356520" w:rsidRPr="005F4FFC" w:rsidRDefault="00356520" w:rsidP="0064734D">
            <w:pPr>
              <w:jc w:val="center"/>
              <w:rPr>
                <w:rFonts w:ascii="Calibri" w:hAnsi="Calibri" w:cs="Calibri"/>
                <w:b/>
                <w:bCs/>
              </w:rPr>
            </w:pPr>
            <w:r w:rsidRPr="005F4FFC">
              <w:rPr>
                <w:rFonts w:ascii="Calibri" w:hAnsi="Calibri" w:cs="Calibri"/>
                <w:b/>
                <w:bCs/>
              </w:rPr>
              <w:t>Table 1: Referral Information for all MT Centres</w:t>
            </w:r>
          </w:p>
        </w:tc>
      </w:tr>
      <w:tr w:rsidR="00356520" w:rsidRPr="005F4FFC" w14:paraId="0B325CBD" w14:textId="77777777" w:rsidTr="005F4FFC">
        <w:tc>
          <w:tcPr>
            <w:tcW w:w="1413" w:type="dxa"/>
            <w:vAlign w:val="center"/>
          </w:tcPr>
          <w:p w14:paraId="14DC7ECE" w14:textId="77777777" w:rsidR="00356520" w:rsidRPr="005F4FFC" w:rsidRDefault="00356520" w:rsidP="0064734D">
            <w:pPr>
              <w:jc w:val="center"/>
              <w:rPr>
                <w:rFonts w:ascii="Calibri" w:hAnsi="Calibri" w:cs="Calibri"/>
                <w:b/>
                <w:bCs/>
              </w:rPr>
            </w:pPr>
            <w:r w:rsidRPr="005F4FFC">
              <w:rPr>
                <w:rFonts w:ascii="Calibri" w:hAnsi="Calibri" w:cs="Calibri"/>
                <w:b/>
                <w:bCs/>
              </w:rPr>
              <w:t>Centre</w:t>
            </w:r>
          </w:p>
        </w:tc>
        <w:tc>
          <w:tcPr>
            <w:tcW w:w="1417" w:type="dxa"/>
            <w:vAlign w:val="center"/>
          </w:tcPr>
          <w:p w14:paraId="69F95C95" w14:textId="77777777" w:rsidR="00356520" w:rsidRPr="005F4FFC" w:rsidRDefault="00356520" w:rsidP="0064734D">
            <w:pPr>
              <w:jc w:val="center"/>
              <w:rPr>
                <w:rFonts w:ascii="Calibri" w:hAnsi="Calibri" w:cs="Calibri"/>
                <w:b/>
                <w:bCs/>
              </w:rPr>
            </w:pPr>
            <w:r w:rsidRPr="005F4FFC">
              <w:rPr>
                <w:rFonts w:ascii="Calibri" w:hAnsi="Calibri" w:cs="Calibri"/>
                <w:b/>
                <w:bCs/>
              </w:rPr>
              <w:t>Days and Hours Diversions</w:t>
            </w:r>
          </w:p>
        </w:tc>
        <w:tc>
          <w:tcPr>
            <w:tcW w:w="1276" w:type="dxa"/>
            <w:vAlign w:val="center"/>
          </w:tcPr>
          <w:p w14:paraId="1E619F5D" w14:textId="77777777" w:rsidR="00356520" w:rsidRPr="005F4FFC" w:rsidRDefault="00356520" w:rsidP="0064734D">
            <w:pPr>
              <w:jc w:val="center"/>
              <w:rPr>
                <w:rFonts w:ascii="Calibri" w:hAnsi="Calibri" w:cs="Calibri"/>
                <w:b/>
                <w:bCs/>
              </w:rPr>
            </w:pPr>
            <w:r w:rsidRPr="005F4FFC">
              <w:rPr>
                <w:rFonts w:ascii="Calibri" w:hAnsi="Calibri" w:cs="Calibri"/>
                <w:b/>
                <w:bCs/>
              </w:rPr>
              <w:t>Receiving Clinician</w:t>
            </w:r>
          </w:p>
        </w:tc>
        <w:tc>
          <w:tcPr>
            <w:tcW w:w="992" w:type="dxa"/>
            <w:vAlign w:val="center"/>
          </w:tcPr>
          <w:p w14:paraId="222B8775" w14:textId="77777777" w:rsidR="00356520" w:rsidRPr="005F4FFC" w:rsidRDefault="00356520" w:rsidP="0064734D">
            <w:pPr>
              <w:jc w:val="center"/>
              <w:rPr>
                <w:rFonts w:ascii="Calibri" w:hAnsi="Calibri" w:cs="Calibri"/>
                <w:b/>
                <w:bCs/>
              </w:rPr>
            </w:pPr>
            <w:r w:rsidRPr="005F4FFC">
              <w:rPr>
                <w:rFonts w:ascii="Calibri" w:hAnsi="Calibri" w:cs="Calibri"/>
                <w:b/>
                <w:bCs/>
              </w:rPr>
              <w:t>Referral Method</w:t>
            </w:r>
          </w:p>
        </w:tc>
        <w:tc>
          <w:tcPr>
            <w:tcW w:w="1701" w:type="dxa"/>
            <w:vAlign w:val="center"/>
          </w:tcPr>
          <w:p w14:paraId="7AF850B8" w14:textId="77777777" w:rsidR="00356520" w:rsidRPr="005F4FFC" w:rsidRDefault="00356520" w:rsidP="0064734D">
            <w:pPr>
              <w:jc w:val="center"/>
              <w:rPr>
                <w:rFonts w:ascii="Calibri" w:hAnsi="Calibri" w:cs="Calibri"/>
                <w:b/>
                <w:bCs/>
              </w:rPr>
            </w:pPr>
            <w:r w:rsidRPr="005F4FFC">
              <w:rPr>
                <w:rFonts w:ascii="Calibri" w:hAnsi="Calibri" w:cs="Calibri"/>
                <w:b/>
                <w:bCs/>
              </w:rPr>
              <w:t>Telephone</w:t>
            </w:r>
          </w:p>
        </w:tc>
        <w:tc>
          <w:tcPr>
            <w:tcW w:w="3657" w:type="dxa"/>
            <w:vAlign w:val="center"/>
          </w:tcPr>
          <w:p w14:paraId="233D8C0C" w14:textId="77777777" w:rsidR="00356520" w:rsidRPr="005F4FFC" w:rsidRDefault="00356520" w:rsidP="0064734D">
            <w:pPr>
              <w:jc w:val="center"/>
              <w:rPr>
                <w:rFonts w:ascii="Calibri" w:hAnsi="Calibri" w:cs="Calibri"/>
                <w:b/>
                <w:bCs/>
              </w:rPr>
            </w:pPr>
            <w:r w:rsidRPr="005F4FFC">
              <w:rPr>
                <w:rFonts w:ascii="Calibri" w:hAnsi="Calibri" w:cs="Calibri"/>
                <w:b/>
                <w:bCs/>
              </w:rPr>
              <w:t>Additional Information and links / referral emails</w:t>
            </w:r>
          </w:p>
        </w:tc>
      </w:tr>
      <w:tr w:rsidR="00356520" w:rsidRPr="005F4FFC" w14:paraId="3773ED5F" w14:textId="77777777" w:rsidTr="005F4FFC">
        <w:trPr>
          <w:trHeight w:val="2730"/>
        </w:trPr>
        <w:tc>
          <w:tcPr>
            <w:tcW w:w="1413" w:type="dxa"/>
            <w:vAlign w:val="center"/>
          </w:tcPr>
          <w:p w14:paraId="261C70DD" w14:textId="77777777" w:rsidR="00356520" w:rsidRPr="005F4FFC" w:rsidRDefault="00356520" w:rsidP="0064734D">
            <w:pPr>
              <w:rPr>
                <w:rFonts w:ascii="Calibri" w:eastAsia="Times New Roman" w:hAnsi="Calibri" w:cs="Calibri"/>
                <w:b/>
                <w:color w:val="FF0000"/>
                <w:lang w:eastAsia="en-GB"/>
              </w:rPr>
            </w:pPr>
            <w:r w:rsidRPr="005F4FFC">
              <w:rPr>
                <w:rFonts w:ascii="Calibri" w:eastAsia="Times New Roman" w:hAnsi="Calibri" w:cs="Calibri"/>
                <w:b/>
                <w:color w:val="FF0000"/>
                <w:lang w:eastAsia="en-GB"/>
              </w:rPr>
              <w:t>Leeds</w:t>
            </w:r>
          </w:p>
          <w:p w14:paraId="2C229C96" w14:textId="77777777" w:rsidR="00356520" w:rsidRPr="005F4FFC" w:rsidRDefault="00356520" w:rsidP="0064734D">
            <w:pPr>
              <w:rPr>
                <w:rFonts w:ascii="Calibri" w:hAnsi="Calibri" w:cs="Calibri"/>
                <w:bCs/>
                <w:color w:val="FF0000"/>
              </w:rPr>
            </w:pPr>
            <w:r w:rsidRPr="005F4FFC">
              <w:rPr>
                <w:rFonts w:ascii="Calibri" w:eastAsia="Times New Roman" w:hAnsi="Calibri" w:cs="Calibri"/>
                <w:bCs/>
                <w:color w:val="FF0000"/>
                <w:lang w:eastAsia="en-GB"/>
              </w:rPr>
              <w:t>Leeds General Infirmary</w:t>
            </w:r>
          </w:p>
        </w:tc>
        <w:tc>
          <w:tcPr>
            <w:tcW w:w="1417" w:type="dxa"/>
            <w:vAlign w:val="center"/>
          </w:tcPr>
          <w:p w14:paraId="46DDF937" w14:textId="77777777" w:rsidR="00356520" w:rsidRPr="005F4FFC" w:rsidRDefault="00356520" w:rsidP="0064734D">
            <w:pPr>
              <w:jc w:val="center"/>
              <w:rPr>
                <w:rFonts w:ascii="Calibri" w:eastAsia="Times New Roman" w:hAnsi="Calibri" w:cs="Calibri"/>
                <w:bCs/>
                <w:color w:val="FF0000"/>
                <w:lang w:eastAsia="en-GB"/>
              </w:rPr>
            </w:pPr>
            <w:r w:rsidRPr="005F4FFC">
              <w:rPr>
                <w:rFonts w:ascii="Calibri" w:eastAsia="Times New Roman" w:hAnsi="Calibri" w:cs="Calibri"/>
                <w:bCs/>
                <w:color w:val="FF0000"/>
                <w:lang w:eastAsia="en-GB"/>
              </w:rPr>
              <w:t>Mon-Fri</w:t>
            </w:r>
          </w:p>
          <w:p w14:paraId="4CAE7AD6" w14:textId="77777777" w:rsidR="00356520" w:rsidRPr="005F4FFC" w:rsidRDefault="00356520" w:rsidP="0064734D">
            <w:pPr>
              <w:jc w:val="center"/>
              <w:rPr>
                <w:rFonts w:ascii="Calibri" w:eastAsia="Times New Roman" w:hAnsi="Calibri" w:cs="Calibri"/>
                <w:bCs/>
                <w:color w:val="FF0000"/>
                <w:lang w:eastAsia="en-GB"/>
              </w:rPr>
            </w:pPr>
            <w:r w:rsidRPr="005F4FFC">
              <w:rPr>
                <w:rFonts w:ascii="Calibri" w:eastAsia="Times New Roman" w:hAnsi="Calibri" w:cs="Calibri"/>
                <w:bCs/>
                <w:color w:val="FF0000"/>
                <w:lang w:eastAsia="en-GB"/>
              </w:rPr>
              <w:t>08:00-15:00</w:t>
            </w:r>
          </w:p>
        </w:tc>
        <w:tc>
          <w:tcPr>
            <w:tcW w:w="1276" w:type="dxa"/>
            <w:vAlign w:val="center"/>
          </w:tcPr>
          <w:p w14:paraId="5CAB44FF" w14:textId="77777777" w:rsidR="00356520" w:rsidRPr="005F4FFC" w:rsidRDefault="00356520" w:rsidP="0064734D">
            <w:pPr>
              <w:rPr>
                <w:rFonts w:ascii="Calibri" w:eastAsia="Times New Roman" w:hAnsi="Calibri" w:cs="Calibri"/>
                <w:bCs/>
                <w:color w:val="FF0000"/>
                <w:lang w:eastAsia="en-GB"/>
              </w:rPr>
            </w:pPr>
            <w:r w:rsidRPr="005F4FFC">
              <w:rPr>
                <w:rFonts w:ascii="Calibri" w:eastAsia="Times New Roman" w:hAnsi="Calibri" w:cs="Calibri"/>
                <w:bCs/>
                <w:color w:val="FF0000"/>
                <w:lang w:eastAsia="en-GB"/>
              </w:rPr>
              <w:t xml:space="preserve">BAT Nurse </w:t>
            </w:r>
          </w:p>
          <w:p w14:paraId="3182E200" w14:textId="77777777" w:rsidR="00356520" w:rsidRPr="005F4FFC" w:rsidRDefault="00356520" w:rsidP="0064734D">
            <w:pPr>
              <w:rPr>
                <w:rFonts w:ascii="Calibri" w:hAnsi="Calibri" w:cs="Calibri"/>
                <w:bCs/>
                <w:color w:val="FF0000"/>
              </w:rPr>
            </w:pPr>
          </w:p>
        </w:tc>
        <w:tc>
          <w:tcPr>
            <w:tcW w:w="992" w:type="dxa"/>
            <w:vAlign w:val="center"/>
          </w:tcPr>
          <w:p w14:paraId="0524DB0B" w14:textId="77777777" w:rsidR="00356520" w:rsidRPr="005F4FFC" w:rsidRDefault="00356520" w:rsidP="0064734D">
            <w:pPr>
              <w:rPr>
                <w:rFonts w:ascii="Calibri" w:hAnsi="Calibri" w:cs="Calibri"/>
                <w:bCs/>
                <w:color w:val="FF0000"/>
              </w:rPr>
            </w:pPr>
            <w:r w:rsidRPr="005F4FFC">
              <w:rPr>
                <w:rFonts w:ascii="Calibri" w:hAnsi="Calibri" w:cs="Calibri"/>
                <w:bCs/>
                <w:color w:val="FF0000"/>
              </w:rPr>
              <w:t>Patient Pass system</w:t>
            </w:r>
          </w:p>
        </w:tc>
        <w:tc>
          <w:tcPr>
            <w:tcW w:w="1701" w:type="dxa"/>
            <w:vAlign w:val="center"/>
          </w:tcPr>
          <w:p w14:paraId="71F3DB95" w14:textId="77777777" w:rsidR="00356520" w:rsidRPr="005F4FFC" w:rsidRDefault="00356520" w:rsidP="0064734D">
            <w:pPr>
              <w:rPr>
                <w:rFonts w:ascii="Calibri" w:hAnsi="Calibri" w:cs="Calibri"/>
                <w:b/>
                <w:i/>
                <w:iCs/>
                <w:color w:val="FF0000"/>
              </w:rPr>
            </w:pPr>
            <w:r w:rsidRPr="005F4FFC">
              <w:rPr>
                <w:rFonts w:ascii="Calibri" w:eastAsia="Times New Roman" w:hAnsi="Calibri" w:cs="Calibri"/>
                <w:bCs/>
                <w:color w:val="FF0000"/>
                <w:lang w:eastAsia="en-GB"/>
              </w:rPr>
              <w:t>Call BAT Nurse</w:t>
            </w:r>
            <w:r w:rsidRPr="005F4FFC">
              <w:rPr>
                <w:rFonts w:ascii="Calibri" w:eastAsia="Times New Roman" w:hAnsi="Calibri" w:cs="Calibri"/>
                <w:bCs/>
                <w:i/>
                <w:iCs/>
                <w:color w:val="FF0000"/>
                <w:lang w:eastAsia="en-GB"/>
              </w:rPr>
              <w:t xml:space="preserve"> (</w:t>
            </w:r>
            <w:r w:rsidRPr="005F4FFC">
              <w:rPr>
                <w:rFonts w:ascii="Calibri" w:eastAsia="Times New Roman" w:hAnsi="Calibri" w:cs="Calibri"/>
                <w:b/>
                <w:i/>
                <w:iCs/>
                <w:color w:val="FF0000"/>
                <w:lang w:eastAsia="en-GB"/>
              </w:rPr>
              <w:t xml:space="preserve">07786 250793), </w:t>
            </w:r>
            <w:r w:rsidRPr="005F4FFC">
              <w:rPr>
                <w:rFonts w:ascii="Calibri" w:eastAsia="Times New Roman" w:hAnsi="Calibri" w:cs="Calibri"/>
                <w:bCs/>
                <w:color w:val="FF0000"/>
                <w:lang w:eastAsia="en-GB"/>
              </w:rPr>
              <w:t>if no update on Patient Pass system within 15 mins of initial referral</w:t>
            </w:r>
          </w:p>
        </w:tc>
        <w:tc>
          <w:tcPr>
            <w:tcW w:w="3657" w:type="dxa"/>
            <w:vAlign w:val="center"/>
          </w:tcPr>
          <w:p w14:paraId="333BD1E0" w14:textId="77777777" w:rsidR="00356520" w:rsidRPr="005F4FFC" w:rsidRDefault="00356520" w:rsidP="0064734D">
            <w:pPr>
              <w:rPr>
                <w:rFonts w:ascii="Calibri" w:hAnsi="Calibri" w:cs="Calibri"/>
                <w:bCs/>
                <w:color w:val="FF0000"/>
              </w:rPr>
            </w:pPr>
            <w:r w:rsidRPr="005F4FFC">
              <w:rPr>
                <w:rFonts w:ascii="Calibri" w:hAnsi="Calibri" w:cs="Calibri"/>
                <w:bCs/>
                <w:color w:val="FF0000"/>
              </w:rPr>
              <w:t>Use the following link:</w:t>
            </w:r>
          </w:p>
          <w:p w14:paraId="18EF43D6" w14:textId="77777777" w:rsidR="00356520" w:rsidRPr="005F4FFC" w:rsidRDefault="00356520" w:rsidP="0064734D">
            <w:pPr>
              <w:rPr>
                <w:rFonts w:ascii="Calibri" w:hAnsi="Calibri" w:cs="Calibri"/>
                <w:bCs/>
                <w:color w:val="FF0000"/>
              </w:rPr>
            </w:pPr>
            <w:hyperlink r:id="rId13" w:anchor="/hubs" w:history="1">
              <w:r w:rsidRPr="005F4FFC">
                <w:rPr>
                  <w:rStyle w:val="Hyperlink"/>
                  <w:rFonts w:ascii="Calibri" w:hAnsi="Calibri" w:cs="Calibri"/>
                  <w:bCs/>
                  <w:color w:val="FF0000"/>
                </w:rPr>
                <w:t>https://nww.referrals.leedsth.nhs.uk/website/#/hubs</w:t>
              </w:r>
            </w:hyperlink>
            <w:r w:rsidRPr="005F4FFC">
              <w:rPr>
                <w:rFonts w:ascii="Calibri" w:hAnsi="Calibri" w:cs="Calibri"/>
                <w:bCs/>
                <w:color w:val="FF0000"/>
              </w:rPr>
              <w:t xml:space="preserve"> </w:t>
            </w:r>
          </w:p>
          <w:p w14:paraId="2E0A2AD5" w14:textId="77777777" w:rsidR="00356520" w:rsidRPr="005F4FFC" w:rsidRDefault="00356520" w:rsidP="0064734D">
            <w:pPr>
              <w:rPr>
                <w:rFonts w:ascii="Calibri" w:hAnsi="Calibri" w:cs="Calibri"/>
                <w:bCs/>
                <w:color w:val="FF0000"/>
              </w:rPr>
            </w:pPr>
          </w:p>
          <w:p w14:paraId="5719E8CC" w14:textId="77777777" w:rsidR="00356520" w:rsidRPr="005F4FFC" w:rsidRDefault="00356520" w:rsidP="0064734D">
            <w:pPr>
              <w:rPr>
                <w:rFonts w:ascii="Calibri" w:hAnsi="Calibri" w:cs="Calibri"/>
                <w:bCs/>
                <w:color w:val="FF0000"/>
              </w:rPr>
            </w:pPr>
            <w:r w:rsidRPr="005F4FFC">
              <w:rPr>
                <w:rFonts w:ascii="Calibri" w:hAnsi="Calibri" w:cs="Calibri"/>
                <w:bCs/>
                <w:color w:val="FF0000"/>
              </w:rPr>
              <w:t xml:space="preserve">Registration is required with a nhs.net email before referrals can be made </w:t>
            </w:r>
            <w:r w:rsidRPr="005F4FFC">
              <w:rPr>
                <w:rFonts w:ascii="Calibri" w:hAnsi="Calibri" w:cs="Calibri"/>
                <w:b/>
                <w:i/>
                <w:iCs/>
                <w:color w:val="FF0000"/>
              </w:rPr>
              <w:t>(see appendix 4 for Patient Pass Guide)</w:t>
            </w:r>
          </w:p>
          <w:p w14:paraId="1804B586" w14:textId="77777777" w:rsidR="00356520" w:rsidRPr="005F4FFC" w:rsidRDefault="00356520" w:rsidP="0064734D">
            <w:pPr>
              <w:rPr>
                <w:rFonts w:ascii="Calibri" w:hAnsi="Calibri" w:cs="Calibri"/>
                <w:bCs/>
                <w:color w:val="FF0000"/>
              </w:rPr>
            </w:pPr>
          </w:p>
          <w:p w14:paraId="07B4A03D" w14:textId="77777777" w:rsidR="00356520" w:rsidRPr="005F4FFC" w:rsidRDefault="00356520" w:rsidP="0064734D">
            <w:pPr>
              <w:rPr>
                <w:rFonts w:ascii="Calibri" w:hAnsi="Calibri" w:cs="Calibri"/>
                <w:b/>
                <w:i/>
                <w:iCs/>
                <w:color w:val="FF0000"/>
              </w:rPr>
            </w:pPr>
            <w:r w:rsidRPr="005F4FFC">
              <w:rPr>
                <w:rFonts w:ascii="Calibri" w:hAnsi="Calibri" w:cs="Calibri"/>
                <w:b/>
                <w:i/>
                <w:iCs/>
                <w:color w:val="FF0000"/>
              </w:rPr>
              <w:t xml:space="preserve">Check system regularly for updates following initial referral </w:t>
            </w:r>
          </w:p>
        </w:tc>
      </w:tr>
      <w:tr w:rsidR="00356520" w:rsidRPr="005F4FFC" w14:paraId="10E88681" w14:textId="77777777" w:rsidTr="005F4FFC">
        <w:trPr>
          <w:trHeight w:val="1210"/>
        </w:trPr>
        <w:tc>
          <w:tcPr>
            <w:tcW w:w="1413" w:type="dxa"/>
            <w:vAlign w:val="center"/>
          </w:tcPr>
          <w:p w14:paraId="75662B9A" w14:textId="77777777" w:rsidR="00356520" w:rsidRPr="005F4FFC" w:rsidRDefault="00356520" w:rsidP="0064734D">
            <w:pPr>
              <w:rPr>
                <w:rFonts w:ascii="Calibri" w:hAnsi="Calibri" w:cs="Calibri"/>
                <w:b/>
                <w:color w:val="4472C4" w:themeColor="accent5"/>
              </w:rPr>
            </w:pPr>
            <w:r w:rsidRPr="005F4FFC">
              <w:rPr>
                <w:rFonts w:ascii="Calibri" w:hAnsi="Calibri" w:cs="Calibri"/>
                <w:b/>
                <w:color w:val="4472C4" w:themeColor="accent5"/>
              </w:rPr>
              <w:t>Sheffield</w:t>
            </w:r>
          </w:p>
          <w:p w14:paraId="6BA3A7D5" w14:textId="77777777" w:rsidR="00356520" w:rsidRPr="005F4FFC" w:rsidRDefault="00356520" w:rsidP="0064734D">
            <w:pPr>
              <w:rPr>
                <w:rFonts w:ascii="Calibri" w:hAnsi="Calibri" w:cs="Calibri"/>
                <w:bCs/>
                <w:color w:val="4472C4" w:themeColor="accent5"/>
              </w:rPr>
            </w:pPr>
            <w:r w:rsidRPr="005F4FFC">
              <w:rPr>
                <w:rFonts w:ascii="Calibri" w:hAnsi="Calibri" w:cs="Calibri"/>
                <w:bCs/>
                <w:color w:val="4472C4" w:themeColor="accent5"/>
              </w:rPr>
              <w:t>Royal Hallamshire</w:t>
            </w:r>
          </w:p>
          <w:p w14:paraId="006A7E02" w14:textId="77777777" w:rsidR="00356520" w:rsidRPr="005F4FFC" w:rsidRDefault="00356520" w:rsidP="0064734D">
            <w:pPr>
              <w:rPr>
                <w:rFonts w:ascii="Calibri" w:hAnsi="Calibri" w:cs="Calibri"/>
                <w:bCs/>
                <w:color w:val="4472C4" w:themeColor="accent5"/>
              </w:rPr>
            </w:pPr>
            <w:r w:rsidRPr="005F4FFC">
              <w:rPr>
                <w:rFonts w:ascii="Calibri" w:hAnsi="Calibri" w:cs="Calibri"/>
                <w:bCs/>
                <w:color w:val="4472C4" w:themeColor="accent5"/>
              </w:rPr>
              <w:t>Hospital</w:t>
            </w:r>
          </w:p>
        </w:tc>
        <w:tc>
          <w:tcPr>
            <w:tcW w:w="1417" w:type="dxa"/>
            <w:vAlign w:val="center"/>
          </w:tcPr>
          <w:p w14:paraId="1070CE4C" w14:textId="77777777" w:rsidR="00356520" w:rsidRPr="005F4FFC" w:rsidRDefault="00356520" w:rsidP="0064734D">
            <w:pPr>
              <w:jc w:val="center"/>
              <w:rPr>
                <w:rFonts w:ascii="Calibri" w:eastAsia="Times New Roman" w:hAnsi="Calibri" w:cs="Calibri"/>
                <w:bCs/>
                <w:color w:val="4472C4" w:themeColor="accent5"/>
                <w:lang w:eastAsia="en-GB"/>
              </w:rPr>
            </w:pPr>
            <w:r w:rsidRPr="005F4FFC">
              <w:rPr>
                <w:rFonts w:ascii="Calibri" w:eastAsia="Times New Roman" w:hAnsi="Calibri" w:cs="Calibri"/>
                <w:bCs/>
                <w:color w:val="4472C4" w:themeColor="accent5"/>
                <w:lang w:eastAsia="en-GB"/>
              </w:rPr>
              <w:t>Mon-Fri</w:t>
            </w:r>
          </w:p>
          <w:p w14:paraId="52A6FC98" w14:textId="77777777" w:rsidR="00356520" w:rsidRPr="005F4FFC" w:rsidRDefault="00356520" w:rsidP="0064734D">
            <w:pPr>
              <w:jc w:val="center"/>
              <w:rPr>
                <w:rFonts w:ascii="Calibri" w:eastAsia="Times New Roman" w:hAnsi="Calibri" w:cs="Calibri"/>
                <w:bCs/>
                <w:color w:val="4472C4" w:themeColor="accent5"/>
                <w:lang w:eastAsia="en-GB"/>
              </w:rPr>
            </w:pPr>
            <w:r w:rsidRPr="005F4FFC">
              <w:rPr>
                <w:rFonts w:ascii="Calibri" w:eastAsia="Times New Roman" w:hAnsi="Calibri" w:cs="Calibri"/>
                <w:bCs/>
                <w:color w:val="4472C4" w:themeColor="accent5"/>
                <w:lang w:eastAsia="en-GB"/>
              </w:rPr>
              <w:t>08:00-18:00</w:t>
            </w:r>
          </w:p>
        </w:tc>
        <w:tc>
          <w:tcPr>
            <w:tcW w:w="1276" w:type="dxa"/>
            <w:vAlign w:val="center"/>
          </w:tcPr>
          <w:p w14:paraId="6B354765" w14:textId="77777777" w:rsidR="00356520" w:rsidRPr="005F4FFC" w:rsidRDefault="00356520" w:rsidP="0064734D">
            <w:pPr>
              <w:rPr>
                <w:rFonts w:ascii="Calibri" w:eastAsia="Times New Roman" w:hAnsi="Calibri" w:cs="Calibri"/>
                <w:bCs/>
                <w:color w:val="4472C4" w:themeColor="accent5"/>
                <w:lang w:eastAsia="en-GB"/>
              </w:rPr>
            </w:pPr>
            <w:r w:rsidRPr="005F4FFC">
              <w:rPr>
                <w:rFonts w:ascii="Calibri" w:eastAsia="Times New Roman" w:hAnsi="Calibri" w:cs="Calibri"/>
                <w:bCs/>
                <w:color w:val="4472C4" w:themeColor="accent5"/>
                <w:lang w:eastAsia="en-GB"/>
              </w:rPr>
              <w:t>Stroke Nurse Specialist</w:t>
            </w:r>
          </w:p>
          <w:p w14:paraId="7600CCB3" w14:textId="77777777" w:rsidR="00356520" w:rsidRPr="005F4FFC" w:rsidRDefault="00356520" w:rsidP="0064734D">
            <w:pPr>
              <w:rPr>
                <w:rFonts w:ascii="Calibri" w:hAnsi="Calibri" w:cs="Calibri"/>
                <w:bCs/>
                <w:color w:val="4472C4" w:themeColor="accent5"/>
              </w:rPr>
            </w:pPr>
          </w:p>
        </w:tc>
        <w:tc>
          <w:tcPr>
            <w:tcW w:w="992" w:type="dxa"/>
            <w:vAlign w:val="center"/>
          </w:tcPr>
          <w:p w14:paraId="17B9D528" w14:textId="77777777" w:rsidR="00356520" w:rsidRPr="005F4FFC" w:rsidRDefault="00356520" w:rsidP="0064734D">
            <w:pPr>
              <w:rPr>
                <w:rFonts w:ascii="Calibri" w:hAnsi="Calibri" w:cs="Calibri"/>
                <w:bCs/>
                <w:color w:val="4472C4" w:themeColor="accent5"/>
              </w:rPr>
            </w:pPr>
            <w:r w:rsidRPr="005F4FFC">
              <w:rPr>
                <w:rFonts w:ascii="Calibri" w:hAnsi="Calibri" w:cs="Calibri"/>
                <w:bCs/>
                <w:color w:val="4472C4" w:themeColor="accent5"/>
              </w:rPr>
              <w:t>Call</w:t>
            </w:r>
          </w:p>
        </w:tc>
        <w:tc>
          <w:tcPr>
            <w:tcW w:w="1701" w:type="dxa"/>
            <w:vAlign w:val="center"/>
          </w:tcPr>
          <w:p w14:paraId="4F33292F" w14:textId="77777777" w:rsidR="00356520" w:rsidRPr="005F4FFC" w:rsidRDefault="00356520" w:rsidP="0064734D">
            <w:pPr>
              <w:rPr>
                <w:rFonts w:ascii="Calibri" w:hAnsi="Calibri" w:cs="Calibri"/>
                <w:b/>
                <w:i/>
                <w:iCs/>
                <w:color w:val="4472C4" w:themeColor="accent5"/>
              </w:rPr>
            </w:pPr>
            <w:r w:rsidRPr="005F4FFC">
              <w:rPr>
                <w:rFonts w:ascii="Calibri" w:eastAsia="Times New Roman" w:hAnsi="Calibri" w:cs="Calibri"/>
                <w:b/>
                <w:i/>
                <w:iCs/>
                <w:color w:val="4472C4" w:themeColor="accent5"/>
                <w:lang w:eastAsia="en-GB"/>
              </w:rPr>
              <w:t>0114 2265780</w:t>
            </w:r>
          </w:p>
        </w:tc>
        <w:tc>
          <w:tcPr>
            <w:tcW w:w="3657" w:type="dxa"/>
            <w:vAlign w:val="center"/>
          </w:tcPr>
          <w:p w14:paraId="78BFDF1D" w14:textId="77777777" w:rsidR="00356520" w:rsidRPr="005F4FFC" w:rsidRDefault="00356520" w:rsidP="0064734D">
            <w:pPr>
              <w:rPr>
                <w:rFonts w:ascii="Calibri" w:hAnsi="Calibri" w:cs="Calibri"/>
                <w:color w:val="4472C4" w:themeColor="accent5"/>
              </w:rPr>
            </w:pPr>
            <w:hyperlink r:id="rId14" w:history="1">
              <w:r w:rsidRPr="005F4FFC">
                <w:rPr>
                  <w:rStyle w:val="Hyperlink"/>
                  <w:rFonts w:ascii="Calibri" w:hAnsi="Calibri" w:cs="Calibri"/>
                  <w:color w:val="4472C4" w:themeColor="accent5"/>
                </w:rPr>
                <w:t>sth.strokenursepractitioners@nhs.net</w:t>
              </w:r>
            </w:hyperlink>
            <w:r w:rsidRPr="005F4FFC">
              <w:rPr>
                <w:rFonts w:ascii="Calibri" w:hAnsi="Calibri" w:cs="Calibri"/>
                <w:color w:val="4472C4" w:themeColor="accent5"/>
              </w:rPr>
              <w:t xml:space="preserve"> </w:t>
            </w:r>
          </w:p>
          <w:p w14:paraId="73DF6314" w14:textId="77777777" w:rsidR="00356520" w:rsidRPr="005F4FFC" w:rsidRDefault="00356520" w:rsidP="0064734D">
            <w:pPr>
              <w:rPr>
                <w:rFonts w:ascii="Calibri" w:hAnsi="Calibri" w:cs="Calibri"/>
                <w:color w:val="4472C4" w:themeColor="accent5"/>
              </w:rPr>
            </w:pPr>
          </w:p>
          <w:p w14:paraId="5BE8E6BB" w14:textId="77777777" w:rsidR="00356520" w:rsidRPr="005F4FFC" w:rsidRDefault="00356520" w:rsidP="0064734D">
            <w:pPr>
              <w:rPr>
                <w:rFonts w:ascii="Calibri" w:hAnsi="Calibri" w:cs="Calibri"/>
                <w:b/>
                <w:bCs/>
                <w:i/>
                <w:iCs/>
                <w:color w:val="4472C4" w:themeColor="accent5"/>
              </w:rPr>
            </w:pPr>
            <w:r w:rsidRPr="005F4FFC">
              <w:rPr>
                <w:rFonts w:ascii="Calibri" w:hAnsi="Calibri" w:cs="Calibri"/>
                <w:b/>
                <w:bCs/>
                <w:i/>
                <w:iCs/>
                <w:color w:val="4472C4" w:themeColor="accent5"/>
              </w:rPr>
              <w:t>Forward referral form following initial call</w:t>
            </w:r>
          </w:p>
        </w:tc>
      </w:tr>
      <w:tr w:rsidR="00356520" w:rsidRPr="00356520" w14:paraId="1E462D0A" w14:textId="77777777" w:rsidTr="005F4FFC">
        <w:trPr>
          <w:trHeight w:val="1141"/>
        </w:trPr>
        <w:tc>
          <w:tcPr>
            <w:tcW w:w="1413" w:type="dxa"/>
            <w:vAlign w:val="center"/>
          </w:tcPr>
          <w:p w14:paraId="437CABED" w14:textId="77777777" w:rsidR="00356520" w:rsidRPr="005F4FFC" w:rsidRDefault="00356520" w:rsidP="0064734D">
            <w:pPr>
              <w:rPr>
                <w:rFonts w:ascii="Calibri" w:eastAsia="Times New Roman" w:hAnsi="Calibri" w:cs="Calibri"/>
                <w:b/>
                <w:color w:val="70AD47" w:themeColor="accent6"/>
                <w:lang w:eastAsia="en-GB"/>
              </w:rPr>
            </w:pPr>
            <w:r w:rsidRPr="005F4FFC">
              <w:rPr>
                <w:rFonts w:ascii="Calibri" w:eastAsia="Times New Roman" w:hAnsi="Calibri" w:cs="Calibri"/>
                <w:b/>
                <w:color w:val="70AD47" w:themeColor="accent6"/>
                <w:lang w:eastAsia="en-GB"/>
              </w:rPr>
              <w:t>Hull</w:t>
            </w:r>
          </w:p>
          <w:p w14:paraId="20DC6B41" w14:textId="77777777" w:rsidR="00356520" w:rsidRPr="005F4FFC" w:rsidRDefault="00356520" w:rsidP="0064734D">
            <w:pPr>
              <w:rPr>
                <w:rFonts w:ascii="Calibri" w:hAnsi="Calibri" w:cs="Calibri"/>
                <w:bCs/>
                <w:color w:val="70AD47" w:themeColor="accent6"/>
              </w:rPr>
            </w:pPr>
            <w:r w:rsidRPr="005F4FFC">
              <w:rPr>
                <w:rFonts w:ascii="Calibri" w:hAnsi="Calibri" w:cs="Calibri"/>
                <w:bCs/>
                <w:color w:val="70AD47" w:themeColor="accent6"/>
              </w:rPr>
              <w:t>Hull Royal Infirmary</w:t>
            </w:r>
          </w:p>
        </w:tc>
        <w:tc>
          <w:tcPr>
            <w:tcW w:w="1417" w:type="dxa"/>
            <w:vAlign w:val="center"/>
          </w:tcPr>
          <w:p w14:paraId="430B7361" w14:textId="14322DA1" w:rsidR="00356520" w:rsidRPr="005F4FFC" w:rsidRDefault="00356520" w:rsidP="0064734D">
            <w:pPr>
              <w:jc w:val="center"/>
              <w:rPr>
                <w:rFonts w:ascii="Calibri" w:eastAsia="Times New Roman" w:hAnsi="Calibri" w:cs="Calibri"/>
                <w:bCs/>
                <w:color w:val="70AD47" w:themeColor="accent6"/>
                <w:lang w:eastAsia="en-GB"/>
              </w:rPr>
            </w:pPr>
            <w:r w:rsidRPr="005F4FFC">
              <w:rPr>
                <w:rFonts w:ascii="Calibri" w:eastAsia="Times New Roman" w:hAnsi="Calibri" w:cs="Calibri"/>
                <w:bCs/>
                <w:color w:val="70AD47" w:themeColor="accent6"/>
                <w:lang w:eastAsia="en-GB"/>
              </w:rPr>
              <w:t>Mon-</w:t>
            </w:r>
            <w:r w:rsidR="00CE1890">
              <w:rPr>
                <w:rFonts w:ascii="Calibri" w:eastAsia="Times New Roman" w:hAnsi="Calibri" w:cs="Calibri"/>
                <w:bCs/>
                <w:color w:val="70AD47" w:themeColor="accent6"/>
                <w:lang w:eastAsia="en-GB"/>
              </w:rPr>
              <w:t>Sun</w:t>
            </w:r>
            <w:r w:rsidRPr="005F4FFC">
              <w:rPr>
                <w:rFonts w:ascii="Calibri" w:eastAsia="Times New Roman" w:hAnsi="Calibri" w:cs="Calibri"/>
                <w:bCs/>
                <w:color w:val="70AD47" w:themeColor="accent6"/>
                <w:lang w:eastAsia="en-GB"/>
              </w:rPr>
              <w:t xml:space="preserve"> 08:00-18:00</w:t>
            </w:r>
          </w:p>
        </w:tc>
        <w:tc>
          <w:tcPr>
            <w:tcW w:w="1276" w:type="dxa"/>
            <w:vAlign w:val="center"/>
          </w:tcPr>
          <w:p w14:paraId="2956371E" w14:textId="706AF74C" w:rsidR="00356520" w:rsidRPr="005F4FFC" w:rsidRDefault="00356520" w:rsidP="0064734D">
            <w:pPr>
              <w:rPr>
                <w:rFonts w:ascii="Calibri" w:eastAsia="Times New Roman" w:hAnsi="Calibri" w:cs="Calibri"/>
                <w:bCs/>
                <w:color w:val="70AD47" w:themeColor="accent6"/>
                <w:lang w:eastAsia="en-GB"/>
              </w:rPr>
            </w:pPr>
            <w:r w:rsidRPr="005F4FFC">
              <w:rPr>
                <w:rFonts w:ascii="Calibri" w:eastAsia="Times New Roman" w:hAnsi="Calibri" w:cs="Calibri"/>
                <w:bCs/>
                <w:color w:val="70AD47" w:themeColor="accent6"/>
                <w:lang w:eastAsia="en-GB"/>
              </w:rPr>
              <w:t>MT Team</w:t>
            </w:r>
          </w:p>
        </w:tc>
        <w:tc>
          <w:tcPr>
            <w:tcW w:w="992" w:type="dxa"/>
            <w:vAlign w:val="center"/>
          </w:tcPr>
          <w:p w14:paraId="6B8D3C6F" w14:textId="77777777" w:rsidR="00356520" w:rsidRPr="005F4FFC" w:rsidRDefault="00356520" w:rsidP="0064734D">
            <w:pPr>
              <w:rPr>
                <w:rFonts w:ascii="Calibri" w:hAnsi="Calibri" w:cs="Calibri"/>
                <w:bCs/>
                <w:color w:val="70AD47" w:themeColor="accent6"/>
              </w:rPr>
            </w:pPr>
            <w:r w:rsidRPr="005F4FFC">
              <w:rPr>
                <w:rFonts w:ascii="Calibri" w:hAnsi="Calibri" w:cs="Calibri"/>
                <w:bCs/>
                <w:color w:val="70AD47" w:themeColor="accent6"/>
              </w:rPr>
              <w:t xml:space="preserve">Call </w:t>
            </w:r>
          </w:p>
        </w:tc>
        <w:tc>
          <w:tcPr>
            <w:tcW w:w="1701" w:type="dxa"/>
            <w:vAlign w:val="center"/>
          </w:tcPr>
          <w:p w14:paraId="52163159" w14:textId="31975C2B" w:rsidR="00356520" w:rsidRPr="005F4FFC" w:rsidRDefault="003B360C" w:rsidP="0064734D">
            <w:pPr>
              <w:rPr>
                <w:rFonts w:ascii="Calibri" w:eastAsia="Times New Roman" w:hAnsi="Calibri" w:cs="Calibri"/>
                <w:b/>
                <w:i/>
                <w:iCs/>
                <w:color w:val="70AD47" w:themeColor="accent6"/>
                <w:lang w:eastAsia="en-GB"/>
              </w:rPr>
            </w:pPr>
            <w:r>
              <w:rPr>
                <w:rFonts w:ascii="Calibri" w:eastAsia="Times New Roman" w:hAnsi="Calibri" w:cs="Calibri"/>
                <w:b/>
                <w:i/>
                <w:iCs/>
                <w:color w:val="70AD47" w:themeColor="accent6"/>
                <w:lang w:eastAsia="en-GB"/>
              </w:rPr>
              <w:t>07780107734</w:t>
            </w:r>
          </w:p>
        </w:tc>
        <w:tc>
          <w:tcPr>
            <w:tcW w:w="3657" w:type="dxa"/>
            <w:vAlign w:val="center"/>
          </w:tcPr>
          <w:p w14:paraId="386FF71A" w14:textId="77777777" w:rsidR="00356520" w:rsidRPr="005F4FFC" w:rsidRDefault="00356520" w:rsidP="0064734D">
            <w:pPr>
              <w:rPr>
                <w:rStyle w:val="Hyperlink"/>
                <w:rFonts w:ascii="Calibri" w:hAnsi="Calibri" w:cs="Calibri"/>
                <w:bCs/>
                <w:color w:val="70AD47" w:themeColor="accent6"/>
              </w:rPr>
            </w:pPr>
            <w:hyperlink r:id="rId15" w:history="1">
              <w:r w:rsidRPr="005F4FFC">
                <w:rPr>
                  <w:rStyle w:val="Hyperlink"/>
                  <w:rFonts w:ascii="Calibri" w:hAnsi="Calibri" w:cs="Calibri"/>
                  <w:bCs/>
                  <w:color w:val="70AD47" w:themeColor="accent6"/>
                </w:rPr>
                <w:t>hyp-tr.hull.thrombectomy@nhs.net</w:t>
              </w:r>
            </w:hyperlink>
          </w:p>
          <w:p w14:paraId="3A677D22" w14:textId="77777777" w:rsidR="00356520" w:rsidRPr="005F4FFC" w:rsidRDefault="00356520" w:rsidP="0064734D">
            <w:pPr>
              <w:rPr>
                <w:rFonts w:ascii="Calibri" w:hAnsi="Calibri" w:cs="Calibri"/>
                <w:bCs/>
                <w:color w:val="70AD47" w:themeColor="accent6"/>
              </w:rPr>
            </w:pPr>
          </w:p>
          <w:p w14:paraId="2F384F47" w14:textId="77777777" w:rsidR="00356520" w:rsidRPr="005F4FFC" w:rsidRDefault="00356520" w:rsidP="0064734D">
            <w:pPr>
              <w:rPr>
                <w:rFonts w:ascii="Calibri" w:hAnsi="Calibri" w:cs="Calibri"/>
                <w:b/>
                <w:i/>
                <w:iCs/>
                <w:color w:val="70AD47" w:themeColor="accent6"/>
              </w:rPr>
            </w:pPr>
            <w:r w:rsidRPr="005F4FFC">
              <w:rPr>
                <w:rFonts w:ascii="Calibri" w:hAnsi="Calibri" w:cs="Calibri"/>
                <w:b/>
                <w:i/>
                <w:iCs/>
                <w:color w:val="70AD47" w:themeColor="accent6"/>
              </w:rPr>
              <w:t>Forward referral form following initial call</w:t>
            </w:r>
          </w:p>
        </w:tc>
      </w:tr>
      <w:bookmarkEnd w:id="4"/>
    </w:tbl>
    <w:p w14:paraId="053A8EBC" w14:textId="77777777" w:rsidR="00356520" w:rsidRPr="00356520" w:rsidRDefault="00356520" w:rsidP="00356520">
      <w:pPr>
        <w:spacing w:after="0"/>
        <w:rPr>
          <w:rFonts w:ascii="Calibri" w:hAnsi="Calibri" w:cs="Calibri"/>
          <w:b/>
          <w:bCs/>
          <w:u w:val="single"/>
        </w:rPr>
      </w:pPr>
    </w:p>
    <w:p w14:paraId="32827B52" w14:textId="77777777" w:rsidR="00356520" w:rsidRPr="00356520" w:rsidRDefault="00356520" w:rsidP="00356520">
      <w:pPr>
        <w:spacing w:after="0"/>
        <w:rPr>
          <w:rFonts w:ascii="Calibri" w:hAnsi="Calibri" w:cs="Calibri"/>
          <w:b/>
          <w:bCs/>
          <w:u w:val="single"/>
        </w:rPr>
      </w:pPr>
    </w:p>
    <w:p w14:paraId="23972501" w14:textId="77777777" w:rsidR="00394018" w:rsidRDefault="00394018" w:rsidP="00356520">
      <w:pPr>
        <w:spacing w:line="312" w:lineRule="auto"/>
        <w:rPr>
          <w:rFonts w:ascii="Calibri" w:hAnsi="Calibri" w:cs="Calibri"/>
          <w:b/>
          <w:bCs/>
          <w:u w:val="single"/>
        </w:rPr>
      </w:pPr>
    </w:p>
    <w:p w14:paraId="0CFD677A" w14:textId="25A77097" w:rsidR="00356520" w:rsidRPr="00356520" w:rsidRDefault="00356520" w:rsidP="00356520">
      <w:pPr>
        <w:spacing w:line="312" w:lineRule="auto"/>
        <w:rPr>
          <w:rFonts w:ascii="Calibri" w:hAnsi="Calibri" w:cs="Calibri"/>
          <w:u w:val="single"/>
        </w:rPr>
      </w:pPr>
      <w:r w:rsidRPr="00356520">
        <w:rPr>
          <w:rFonts w:ascii="Calibri" w:hAnsi="Calibri" w:cs="Calibri"/>
          <w:b/>
          <w:bCs/>
          <w:u w:val="single"/>
        </w:rPr>
        <w:lastRenderedPageBreak/>
        <w:t>4. Information to be Provided to the Receiving MT Centre</w:t>
      </w:r>
    </w:p>
    <w:p w14:paraId="707760CD" w14:textId="77777777" w:rsidR="00356520" w:rsidRPr="00356520" w:rsidRDefault="00356520" w:rsidP="00356520">
      <w:pPr>
        <w:pStyle w:val="ListParagraph"/>
        <w:numPr>
          <w:ilvl w:val="0"/>
          <w:numId w:val="38"/>
        </w:numPr>
        <w:spacing w:after="0" w:line="312" w:lineRule="auto"/>
        <w:rPr>
          <w:rFonts w:ascii="Calibri" w:hAnsi="Calibri" w:cs="Calibri"/>
        </w:rPr>
      </w:pPr>
      <w:r w:rsidRPr="00356520">
        <w:rPr>
          <w:rFonts w:ascii="Calibri" w:hAnsi="Calibri" w:cs="Calibri"/>
        </w:rPr>
        <w:t>As part of the referral process above, the following information should be provided:</w:t>
      </w:r>
    </w:p>
    <w:p w14:paraId="02ABC7F2" w14:textId="1046970A" w:rsidR="00356520" w:rsidRPr="00356520" w:rsidRDefault="00356520" w:rsidP="00356520">
      <w:pPr>
        <w:pStyle w:val="ListParagraph"/>
        <w:numPr>
          <w:ilvl w:val="0"/>
          <w:numId w:val="42"/>
        </w:numPr>
        <w:spacing w:line="312" w:lineRule="auto"/>
        <w:rPr>
          <w:rFonts w:ascii="Calibri" w:hAnsi="Calibri" w:cs="Calibri"/>
          <w:color w:val="000000" w:themeColor="text1"/>
        </w:rPr>
      </w:pPr>
      <w:r w:rsidRPr="00356520">
        <w:rPr>
          <w:rFonts w:ascii="Calibri" w:hAnsi="Calibri" w:cs="Calibri"/>
          <w:color w:val="000000" w:themeColor="text1"/>
        </w:rPr>
        <w:t xml:space="preserve">Patients name, date of birth, </w:t>
      </w:r>
      <w:r w:rsidR="003B360C">
        <w:rPr>
          <w:rFonts w:ascii="Calibri" w:hAnsi="Calibri" w:cs="Calibri"/>
          <w:color w:val="000000" w:themeColor="text1"/>
        </w:rPr>
        <w:t xml:space="preserve">NHS number </w:t>
      </w:r>
      <w:r w:rsidRPr="00356520">
        <w:rPr>
          <w:rFonts w:ascii="Calibri" w:hAnsi="Calibri" w:cs="Calibri"/>
          <w:color w:val="000000" w:themeColor="text1"/>
        </w:rPr>
        <w:t>and sex</w:t>
      </w:r>
    </w:p>
    <w:p w14:paraId="13224D1C" w14:textId="77777777" w:rsidR="00356520" w:rsidRPr="00356520" w:rsidRDefault="00356520" w:rsidP="00356520">
      <w:pPr>
        <w:pStyle w:val="ListParagraph"/>
        <w:numPr>
          <w:ilvl w:val="0"/>
          <w:numId w:val="42"/>
        </w:numPr>
        <w:spacing w:line="312" w:lineRule="auto"/>
        <w:rPr>
          <w:rFonts w:ascii="Calibri" w:hAnsi="Calibri" w:cs="Calibri"/>
          <w:color w:val="000000" w:themeColor="text1"/>
        </w:rPr>
      </w:pPr>
      <w:r w:rsidRPr="00356520">
        <w:rPr>
          <w:rFonts w:ascii="Calibri" w:hAnsi="Calibri" w:cs="Calibri"/>
          <w:color w:val="000000" w:themeColor="text1"/>
        </w:rPr>
        <w:t>Next of kin contact details</w:t>
      </w:r>
    </w:p>
    <w:p w14:paraId="25F4D583" w14:textId="77777777" w:rsidR="00356520" w:rsidRPr="00356520" w:rsidRDefault="00356520" w:rsidP="00356520">
      <w:pPr>
        <w:pStyle w:val="ListParagraph"/>
        <w:numPr>
          <w:ilvl w:val="0"/>
          <w:numId w:val="42"/>
        </w:numPr>
        <w:spacing w:line="312" w:lineRule="auto"/>
        <w:rPr>
          <w:rFonts w:ascii="Calibri" w:hAnsi="Calibri" w:cs="Calibri"/>
          <w:color w:val="000000" w:themeColor="text1"/>
        </w:rPr>
      </w:pPr>
      <w:r w:rsidRPr="00356520">
        <w:rPr>
          <w:rFonts w:ascii="Calibri" w:hAnsi="Calibri" w:cs="Calibri"/>
          <w:color w:val="000000" w:themeColor="text1"/>
        </w:rPr>
        <w:t>Referrers name and contact number (mobile and landline).</w:t>
      </w:r>
    </w:p>
    <w:p w14:paraId="3CAFBEC2" w14:textId="77777777" w:rsidR="00356520" w:rsidRPr="00356520" w:rsidRDefault="00356520" w:rsidP="00356520">
      <w:pPr>
        <w:pStyle w:val="ListParagraph"/>
        <w:numPr>
          <w:ilvl w:val="0"/>
          <w:numId w:val="42"/>
        </w:numPr>
        <w:spacing w:line="312" w:lineRule="auto"/>
        <w:rPr>
          <w:rFonts w:ascii="Calibri" w:hAnsi="Calibri" w:cs="Calibri"/>
          <w:color w:val="000000" w:themeColor="text1"/>
        </w:rPr>
      </w:pPr>
      <w:r w:rsidRPr="00356520">
        <w:rPr>
          <w:rFonts w:ascii="Calibri" w:hAnsi="Calibri" w:cs="Calibri"/>
          <w:color w:val="000000" w:themeColor="text1"/>
        </w:rPr>
        <w:t>Baseline details including Modified Rankin Score and comorbidities.</w:t>
      </w:r>
    </w:p>
    <w:p w14:paraId="3D35ECD9" w14:textId="77777777" w:rsidR="00356520" w:rsidRPr="00356520" w:rsidRDefault="00356520" w:rsidP="00356520">
      <w:pPr>
        <w:pStyle w:val="ListParagraph"/>
        <w:numPr>
          <w:ilvl w:val="0"/>
          <w:numId w:val="42"/>
        </w:numPr>
        <w:spacing w:line="312" w:lineRule="auto"/>
        <w:rPr>
          <w:rFonts w:ascii="Calibri" w:hAnsi="Calibri" w:cs="Calibri"/>
          <w:color w:val="000000" w:themeColor="text1"/>
        </w:rPr>
      </w:pPr>
      <w:r w:rsidRPr="00356520">
        <w:rPr>
          <w:rFonts w:ascii="Calibri" w:hAnsi="Calibri" w:cs="Calibri"/>
          <w:color w:val="000000" w:themeColor="text1"/>
        </w:rPr>
        <w:t>Time of onset/last seen well.</w:t>
      </w:r>
    </w:p>
    <w:p w14:paraId="58CC088A" w14:textId="77777777" w:rsidR="00356520" w:rsidRPr="00356520" w:rsidRDefault="00356520" w:rsidP="00356520">
      <w:pPr>
        <w:pStyle w:val="ListParagraph"/>
        <w:numPr>
          <w:ilvl w:val="0"/>
          <w:numId w:val="42"/>
        </w:numPr>
        <w:spacing w:line="312" w:lineRule="auto"/>
        <w:rPr>
          <w:rFonts w:ascii="Calibri" w:hAnsi="Calibri" w:cs="Calibri"/>
          <w:color w:val="000000" w:themeColor="text1"/>
        </w:rPr>
      </w:pPr>
      <w:r w:rsidRPr="00356520">
        <w:rPr>
          <w:rFonts w:ascii="Calibri" w:hAnsi="Calibri" w:cs="Calibri"/>
          <w:color w:val="000000" w:themeColor="text1"/>
        </w:rPr>
        <w:t>Precise details of deficit using the NIHSS score.</w:t>
      </w:r>
    </w:p>
    <w:p w14:paraId="26706974" w14:textId="77777777" w:rsidR="00356520" w:rsidRPr="00356520" w:rsidRDefault="00356520" w:rsidP="00356520">
      <w:pPr>
        <w:pStyle w:val="ListParagraph"/>
        <w:numPr>
          <w:ilvl w:val="0"/>
          <w:numId w:val="42"/>
        </w:numPr>
        <w:spacing w:line="312" w:lineRule="auto"/>
        <w:rPr>
          <w:rFonts w:ascii="Calibri" w:hAnsi="Calibri" w:cs="Calibri"/>
          <w:color w:val="000000" w:themeColor="text1"/>
        </w:rPr>
      </w:pPr>
      <w:r w:rsidRPr="00356520">
        <w:rPr>
          <w:rFonts w:ascii="Calibri" w:hAnsi="Calibri" w:cs="Calibri"/>
          <w:color w:val="000000" w:themeColor="text1"/>
        </w:rPr>
        <w:t>Decision re intravenous thrombolysis.</w:t>
      </w:r>
    </w:p>
    <w:p w14:paraId="418A6061" w14:textId="77777777" w:rsidR="00356520" w:rsidRPr="00356520" w:rsidRDefault="00356520" w:rsidP="00356520">
      <w:pPr>
        <w:pStyle w:val="ListParagraph"/>
        <w:numPr>
          <w:ilvl w:val="0"/>
          <w:numId w:val="42"/>
        </w:numPr>
        <w:spacing w:after="0" w:line="312" w:lineRule="auto"/>
        <w:rPr>
          <w:rFonts w:ascii="Calibri" w:hAnsi="Calibri" w:cs="Calibri"/>
          <w:color w:val="000000" w:themeColor="text1"/>
        </w:rPr>
      </w:pPr>
      <w:r w:rsidRPr="00356520">
        <w:rPr>
          <w:rFonts w:ascii="Calibri" w:hAnsi="Calibri" w:cs="Calibri"/>
          <w:color w:val="000000" w:themeColor="text1"/>
        </w:rPr>
        <w:t>Imaging results (including hospital site scanned at and time of imaging).</w:t>
      </w:r>
    </w:p>
    <w:p w14:paraId="74A04FE3" w14:textId="77777777" w:rsidR="00356520" w:rsidRPr="00356520" w:rsidRDefault="00356520" w:rsidP="00356520">
      <w:pPr>
        <w:spacing w:after="0" w:line="312" w:lineRule="auto"/>
        <w:rPr>
          <w:rFonts w:ascii="Calibri" w:hAnsi="Calibri" w:cs="Calibri"/>
          <w:color w:val="000000" w:themeColor="text1"/>
        </w:rPr>
      </w:pPr>
    </w:p>
    <w:p w14:paraId="4525B1D3" w14:textId="77777777" w:rsidR="00356520" w:rsidRPr="00356520" w:rsidRDefault="00356520" w:rsidP="00356520">
      <w:pPr>
        <w:spacing w:line="312" w:lineRule="auto"/>
        <w:ind w:left="34"/>
        <w:rPr>
          <w:rFonts w:ascii="Calibri" w:hAnsi="Calibri" w:cs="Calibri"/>
          <w:b/>
          <w:bCs/>
          <w:u w:val="single"/>
        </w:rPr>
      </w:pPr>
      <w:r w:rsidRPr="00356520">
        <w:rPr>
          <w:rFonts w:ascii="Calibri" w:hAnsi="Calibri" w:cs="Calibri"/>
          <w:b/>
          <w:bCs/>
          <w:u w:val="single"/>
        </w:rPr>
        <w:t>5. Documents Required</w:t>
      </w:r>
    </w:p>
    <w:p w14:paraId="5223B6F4" w14:textId="77777777" w:rsidR="00356520" w:rsidRPr="00356520" w:rsidRDefault="00356520" w:rsidP="00356520">
      <w:pPr>
        <w:pStyle w:val="ListParagraph"/>
        <w:numPr>
          <w:ilvl w:val="0"/>
          <w:numId w:val="36"/>
        </w:numPr>
        <w:spacing w:after="0" w:line="312" w:lineRule="auto"/>
        <w:rPr>
          <w:rFonts w:ascii="Calibri" w:hAnsi="Calibri" w:cs="Calibri"/>
        </w:rPr>
      </w:pPr>
      <w:r w:rsidRPr="00356520">
        <w:rPr>
          <w:rFonts w:ascii="Calibri" w:hAnsi="Calibri" w:cs="Calibri"/>
        </w:rPr>
        <w:t>Clinical notes, pertinent to the immediate proceeding events (12 / 24 hours), should be photocopied and sent with the patient via the ambulance service (YAS/EMAS). These notes should include any discussions with relatives regarding MT and copies of any relevant investigations (ECG, NEWS charts, GCS, blood sugars, etc.,)</w:t>
      </w:r>
    </w:p>
    <w:p w14:paraId="3F2E9D89" w14:textId="77777777" w:rsidR="00356520" w:rsidRPr="00356520" w:rsidRDefault="00356520" w:rsidP="00356520">
      <w:pPr>
        <w:spacing w:after="0" w:line="312" w:lineRule="auto"/>
        <w:rPr>
          <w:rFonts w:ascii="Calibri" w:hAnsi="Calibri" w:cs="Calibri"/>
        </w:rPr>
      </w:pPr>
    </w:p>
    <w:p w14:paraId="7A5E6403" w14:textId="77777777" w:rsidR="00356520" w:rsidRPr="00356520" w:rsidRDefault="00356520" w:rsidP="00356520">
      <w:pPr>
        <w:spacing w:line="312" w:lineRule="auto"/>
        <w:rPr>
          <w:rFonts w:ascii="Calibri" w:hAnsi="Calibri" w:cs="Calibri"/>
          <w:b/>
          <w:bCs/>
          <w:u w:val="single"/>
        </w:rPr>
      </w:pPr>
      <w:r w:rsidRPr="00356520">
        <w:rPr>
          <w:rFonts w:ascii="Calibri" w:hAnsi="Calibri" w:cs="Calibri"/>
          <w:b/>
          <w:bCs/>
          <w:u w:val="single"/>
        </w:rPr>
        <w:t>6. Imaging Access for Diverted Patients</w:t>
      </w:r>
    </w:p>
    <w:p w14:paraId="122FBFBA" w14:textId="77777777" w:rsidR="00356520" w:rsidRPr="00356520" w:rsidRDefault="00356520" w:rsidP="00356520">
      <w:pPr>
        <w:pStyle w:val="ListParagraph"/>
        <w:numPr>
          <w:ilvl w:val="0"/>
          <w:numId w:val="36"/>
        </w:numPr>
        <w:spacing w:line="312" w:lineRule="auto"/>
        <w:rPr>
          <w:rFonts w:ascii="Calibri" w:hAnsi="Calibri" w:cs="Calibri"/>
        </w:rPr>
      </w:pPr>
      <w:r w:rsidRPr="00356520">
        <w:rPr>
          <w:rFonts w:ascii="Calibri" w:hAnsi="Calibri" w:cs="Calibri"/>
        </w:rPr>
        <w:t xml:space="preserve">Imaging should be accessed via Rapid AI.  All clinicians should have access to images across all sites in Yorkshire and the Humber where Rapid AI is live. Each site appears on screen within a drop-down box. </w:t>
      </w:r>
    </w:p>
    <w:p w14:paraId="09AD5E8C" w14:textId="68B8BD38" w:rsidR="00356520" w:rsidRPr="00356520" w:rsidRDefault="00356520" w:rsidP="00356520">
      <w:pPr>
        <w:pStyle w:val="ListParagraph"/>
        <w:numPr>
          <w:ilvl w:val="0"/>
          <w:numId w:val="36"/>
        </w:numPr>
        <w:spacing w:after="0" w:line="312" w:lineRule="auto"/>
        <w:rPr>
          <w:rFonts w:ascii="Calibri" w:hAnsi="Calibri" w:cs="Calibri"/>
        </w:rPr>
      </w:pPr>
      <w:r w:rsidRPr="00356520">
        <w:rPr>
          <w:rFonts w:ascii="Calibri" w:hAnsi="Calibri" w:cs="Calibri"/>
        </w:rPr>
        <w:t>To search and identify the correct scan to view, clinicians will require the following information:</w:t>
      </w:r>
    </w:p>
    <w:p w14:paraId="5B10E75E" w14:textId="77777777" w:rsidR="00356520" w:rsidRPr="00356520" w:rsidRDefault="00356520" w:rsidP="00356520">
      <w:pPr>
        <w:pStyle w:val="ListParagraph"/>
        <w:numPr>
          <w:ilvl w:val="0"/>
          <w:numId w:val="37"/>
        </w:numPr>
        <w:spacing w:line="312" w:lineRule="auto"/>
        <w:rPr>
          <w:rFonts w:ascii="Calibri" w:hAnsi="Calibri" w:cs="Calibri"/>
        </w:rPr>
      </w:pPr>
      <w:r w:rsidRPr="00356520">
        <w:rPr>
          <w:rFonts w:ascii="Calibri" w:hAnsi="Calibri" w:cs="Calibri"/>
        </w:rPr>
        <w:t>Hospital scanned at</w:t>
      </w:r>
    </w:p>
    <w:p w14:paraId="3288D811" w14:textId="77777777" w:rsidR="00356520" w:rsidRPr="00356520" w:rsidRDefault="00356520" w:rsidP="00356520">
      <w:pPr>
        <w:pStyle w:val="ListParagraph"/>
        <w:numPr>
          <w:ilvl w:val="0"/>
          <w:numId w:val="37"/>
        </w:numPr>
        <w:spacing w:line="312" w:lineRule="auto"/>
        <w:rPr>
          <w:rFonts w:ascii="Calibri" w:hAnsi="Calibri" w:cs="Calibri"/>
        </w:rPr>
      </w:pPr>
      <w:r w:rsidRPr="00356520">
        <w:rPr>
          <w:rFonts w:ascii="Calibri" w:hAnsi="Calibri" w:cs="Calibri"/>
        </w:rPr>
        <w:t>Age</w:t>
      </w:r>
    </w:p>
    <w:p w14:paraId="46D5D2A0" w14:textId="77777777" w:rsidR="00356520" w:rsidRPr="00356520" w:rsidRDefault="00356520" w:rsidP="00356520">
      <w:pPr>
        <w:pStyle w:val="ListParagraph"/>
        <w:numPr>
          <w:ilvl w:val="0"/>
          <w:numId w:val="37"/>
        </w:numPr>
        <w:spacing w:line="312" w:lineRule="auto"/>
        <w:rPr>
          <w:rFonts w:ascii="Calibri" w:hAnsi="Calibri" w:cs="Calibri"/>
        </w:rPr>
      </w:pPr>
      <w:r w:rsidRPr="00356520">
        <w:rPr>
          <w:rFonts w:ascii="Calibri" w:hAnsi="Calibri" w:cs="Calibri"/>
        </w:rPr>
        <w:t>Sex</w:t>
      </w:r>
    </w:p>
    <w:p w14:paraId="17D5F2A3" w14:textId="6A3E5E8D" w:rsidR="00356520" w:rsidRPr="00356520" w:rsidRDefault="00356520" w:rsidP="00356520">
      <w:pPr>
        <w:pStyle w:val="ListParagraph"/>
        <w:numPr>
          <w:ilvl w:val="0"/>
          <w:numId w:val="37"/>
        </w:numPr>
        <w:spacing w:after="0" w:line="312" w:lineRule="auto"/>
        <w:rPr>
          <w:rFonts w:ascii="Calibri" w:hAnsi="Calibri" w:cs="Calibri"/>
        </w:rPr>
      </w:pPr>
      <w:r w:rsidRPr="00356520">
        <w:rPr>
          <w:rFonts w:ascii="Calibri" w:hAnsi="Calibri" w:cs="Calibri"/>
        </w:rPr>
        <w:t>Time of scan.</w:t>
      </w:r>
    </w:p>
    <w:p w14:paraId="05CA12DD" w14:textId="77777777" w:rsidR="00356520" w:rsidRPr="00356520" w:rsidRDefault="00356520" w:rsidP="00356520">
      <w:pPr>
        <w:pStyle w:val="ListParagraph"/>
        <w:numPr>
          <w:ilvl w:val="0"/>
          <w:numId w:val="40"/>
        </w:numPr>
        <w:spacing w:after="0" w:line="312" w:lineRule="auto"/>
        <w:rPr>
          <w:rFonts w:ascii="Calibri" w:hAnsi="Calibri" w:cs="Calibri"/>
        </w:rPr>
      </w:pPr>
      <w:r w:rsidRPr="00356520">
        <w:rPr>
          <w:rFonts w:ascii="Calibri" w:hAnsi="Calibri" w:cs="Calibri"/>
        </w:rPr>
        <w:t>All other relevant imaging should be transferred via the urgent Image Exchange Portal (IEP).</w:t>
      </w:r>
    </w:p>
    <w:p w14:paraId="34424BE1" w14:textId="77777777" w:rsidR="00356520" w:rsidRPr="00356520" w:rsidRDefault="00356520" w:rsidP="00356520">
      <w:pPr>
        <w:spacing w:after="0" w:line="312" w:lineRule="auto"/>
        <w:rPr>
          <w:rFonts w:ascii="Calibri" w:hAnsi="Calibri" w:cs="Calibri"/>
        </w:rPr>
      </w:pPr>
    </w:p>
    <w:p w14:paraId="6E65B4ED" w14:textId="77777777" w:rsidR="00356520" w:rsidRPr="00356520" w:rsidRDefault="00356520" w:rsidP="00356520">
      <w:pPr>
        <w:spacing w:line="312" w:lineRule="auto"/>
        <w:rPr>
          <w:rFonts w:ascii="Calibri" w:hAnsi="Calibri" w:cs="Calibri"/>
          <w:b/>
          <w:bCs/>
          <w:u w:val="single"/>
        </w:rPr>
      </w:pPr>
      <w:r w:rsidRPr="00356520">
        <w:rPr>
          <w:rFonts w:ascii="Calibri" w:hAnsi="Calibri" w:cs="Calibri"/>
          <w:b/>
          <w:bCs/>
          <w:u w:val="single"/>
        </w:rPr>
        <w:t>7. Reinstating the Service following a Mutual Aid MT Divert</w:t>
      </w:r>
    </w:p>
    <w:p w14:paraId="4EDADF28" w14:textId="77777777" w:rsidR="00356520" w:rsidRPr="00356520" w:rsidRDefault="00356520" w:rsidP="00356520">
      <w:pPr>
        <w:pStyle w:val="ListParagraph"/>
        <w:numPr>
          <w:ilvl w:val="0"/>
          <w:numId w:val="39"/>
        </w:numPr>
        <w:spacing w:after="0" w:line="312" w:lineRule="auto"/>
        <w:rPr>
          <w:rFonts w:ascii="Calibri" w:hAnsi="Calibri" w:cs="Calibri"/>
        </w:rPr>
      </w:pPr>
      <w:r w:rsidRPr="00356520">
        <w:rPr>
          <w:rFonts w:ascii="Calibri" w:hAnsi="Calibri" w:cs="Calibri"/>
        </w:rPr>
        <w:t>The divert automatically ends in conjunction with the normal operating hours at each site but may recommence the following day if the problem causing the issue has not been resolved (this will be communicated by COOs on a day-by-day basis). The current available diversion hours for each site are shown in Table 1. A sequence of events, like those required to initiate a divert, should ensue to reinstate the MT service once all causal factors have been satisfactorily resolved, these are:</w:t>
      </w:r>
    </w:p>
    <w:p w14:paraId="3DAFF37F" w14:textId="77777777" w:rsidR="00356520" w:rsidRPr="00356520" w:rsidRDefault="00356520" w:rsidP="00356520">
      <w:pPr>
        <w:spacing w:after="0" w:line="312" w:lineRule="auto"/>
        <w:ind w:left="360"/>
        <w:rPr>
          <w:rFonts w:ascii="Calibri" w:hAnsi="Calibri" w:cs="Calibri"/>
        </w:rPr>
      </w:pPr>
    </w:p>
    <w:p w14:paraId="221D338B" w14:textId="77777777" w:rsidR="00356520" w:rsidRPr="00356520" w:rsidRDefault="00356520" w:rsidP="00356520">
      <w:pPr>
        <w:pStyle w:val="ListParagraph"/>
        <w:numPr>
          <w:ilvl w:val="0"/>
          <w:numId w:val="35"/>
        </w:numPr>
        <w:spacing w:line="312" w:lineRule="auto"/>
        <w:rPr>
          <w:rFonts w:ascii="Calibri" w:hAnsi="Calibri" w:cs="Calibri"/>
        </w:rPr>
      </w:pPr>
      <w:r w:rsidRPr="00356520">
        <w:rPr>
          <w:rFonts w:ascii="Calibri" w:hAnsi="Calibri" w:cs="Calibri"/>
        </w:rPr>
        <w:t>The diverting MT team reassesses the situation, concluding they are ready to accept patients again. They contact their COO/DCOO, informing them of this, and agree to reinstate the service</w:t>
      </w:r>
    </w:p>
    <w:p w14:paraId="554F1E42" w14:textId="77777777" w:rsidR="00356520" w:rsidRPr="00356520" w:rsidRDefault="00356520" w:rsidP="00356520">
      <w:pPr>
        <w:pStyle w:val="ListParagraph"/>
        <w:numPr>
          <w:ilvl w:val="0"/>
          <w:numId w:val="35"/>
        </w:numPr>
        <w:spacing w:line="312" w:lineRule="auto"/>
        <w:rPr>
          <w:rFonts w:ascii="Calibri" w:hAnsi="Calibri" w:cs="Calibri"/>
        </w:rPr>
      </w:pPr>
      <w:r w:rsidRPr="00356520">
        <w:rPr>
          <w:rFonts w:ascii="Calibri" w:hAnsi="Calibri" w:cs="Calibri"/>
        </w:rPr>
        <w:t>The diverting COO/DCOO contacts their counterparts at the other MT centres, advising them that the divert is no longer required and that the usual MT service can be reinstated</w:t>
      </w:r>
    </w:p>
    <w:p w14:paraId="57489DBF" w14:textId="77777777" w:rsidR="00356520" w:rsidRPr="00356520" w:rsidRDefault="00356520" w:rsidP="00356520">
      <w:pPr>
        <w:pStyle w:val="ListParagraph"/>
        <w:numPr>
          <w:ilvl w:val="0"/>
          <w:numId w:val="35"/>
        </w:numPr>
        <w:spacing w:line="312" w:lineRule="auto"/>
        <w:rPr>
          <w:rFonts w:ascii="Calibri" w:hAnsi="Calibri" w:cs="Calibri"/>
        </w:rPr>
      </w:pPr>
      <w:r w:rsidRPr="00356520">
        <w:rPr>
          <w:rFonts w:ascii="Calibri" w:hAnsi="Calibri" w:cs="Calibri"/>
        </w:rPr>
        <w:t>The same COO/DCOO then informs the ambulance service, and the referring stroke teams via the local Trust COOs, who cascade the information to their clinical teams</w:t>
      </w:r>
    </w:p>
    <w:p w14:paraId="17D88513" w14:textId="77777777" w:rsidR="00356520" w:rsidRPr="00356520" w:rsidRDefault="00356520" w:rsidP="00356520">
      <w:pPr>
        <w:pStyle w:val="ListParagraph"/>
        <w:numPr>
          <w:ilvl w:val="0"/>
          <w:numId w:val="35"/>
        </w:numPr>
        <w:spacing w:after="0" w:line="312" w:lineRule="auto"/>
        <w:rPr>
          <w:rFonts w:ascii="Calibri" w:hAnsi="Calibri" w:cs="Calibri"/>
        </w:rPr>
      </w:pPr>
      <w:r w:rsidRPr="00356520">
        <w:rPr>
          <w:rFonts w:ascii="Calibri" w:hAnsi="Calibri" w:cs="Calibri"/>
        </w:rPr>
        <w:t>Stroke teams within the original diverting catchment area revert to referring suitable patients to their local MT centre during the usual operating hours and normal service resumes.</w:t>
      </w:r>
    </w:p>
    <w:p w14:paraId="6875F7D3" w14:textId="77777777" w:rsidR="00356520" w:rsidRDefault="00356520" w:rsidP="00356520">
      <w:pPr>
        <w:spacing w:after="0"/>
        <w:rPr>
          <w:rFonts w:ascii="Calibri" w:hAnsi="Calibri" w:cs="Calibri"/>
        </w:rPr>
      </w:pPr>
    </w:p>
    <w:p w14:paraId="3A2FA1A6" w14:textId="77777777" w:rsidR="005F4FFC" w:rsidRPr="00356520" w:rsidRDefault="005F4FFC" w:rsidP="00356520">
      <w:pPr>
        <w:spacing w:after="0"/>
        <w:rPr>
          <w:rFonts w:ascii="Calibri" w:hAnsi="Calibri" w:cs="Calibri"/>
        </w:rPr>
      </w:pPr>
    </w:p>
    <w:p w14:paraId="10B15643" w14:textId="55B2AAEA" w:rsidR="00356520" w:rsidRPr="00394018" w:rsidRDefault="00356520" w:rsidP="00394018">
      <w:pPr>
        <w:pStyle w:val="ListParagraph"/>
        <w:numPr>
          <w:ilvl w:val="0"/>
          <w:numId w:val="43"/>
        </w:numPr>
        <w:spacing w:line="312" w:lineRule="auto"/>
        <w:rPr>
          <w:rFonts w:ascii="Calibri" w:hAnsi="Calibri" w:cs="Calibri"/>
          <w:b/>
          <w:bCs/>
          <w:u w:val="single"/>
        </w:rPr>
      </w:pPr>
      <w:r w:rsidRPr="00394018">
        <w:rPr>
          <w:rFonts w:ascii="Calibri" w:hAnsi="Calibri" w:cs="Calibri"/>
          <w:b/>
          <w:bCs/>
          <w:u w:val="single"/>
        </w:rPr>
        <w:t>Summary of Roles and Responsibilities - Divert and Service Reinstatement</w:t>
      </w:r>
    </w:p>
    <w:p w14:paraId="699A0B5C" w14:textId="77777777" w:rsidR="00394018" w:rsidRPr="00394018" w:rsidRDefault="00394018" w:rsidP="00394018">
      <w:pPr>
        <w:pStyle w:val="ListParagraph"/>
        <w:ind w:left="360"/>
        <w:rPr>
          <w:rFonts w:ascii="Calibri" w:hAnsi="Calibri" w:cs="Calibri"/>
          <w:b/>
          <w:bCs/>
          <w:u w:val="single"/>
        </w:rPr>
      </w:pPr>
    </w:p>
    <w:tbl>
      <w:tblPr>
        <w:tblStyle w:val="TableGrid"/>
        <w:tblW w:w="10365" w:type="dxa"/>
        <w:tblLook w:val="04A0" w:firstRow="1" w:lastRow="0" w:firstColumn="1" w:lastColumn="0" w:noHBand="0" w:noVBand="1"/>
      </w:tblPr>
      <w:tblGrid>
        <w:gridCol w:w="4248"/>
        <w:gridCol w:w="6117"/>
      </w:tblGrid>
      <w:tr w:rsidR="00356520" w:rsidRPr="00356520" w14:paraId="049BEE13" w14:textId="77777777" w:rsidTr="0064734D">
        <w:trPr>
          <w:trHeight w:val="368"/>
        </w:trPr>
        <w:tc>
          <w:tcPr>
            <w:tcW w:w="10365" w:type="dxa"/>
            <w:gridSpan w:val="2"/>
            <w:shd w:val="clear" w:color="auto" w:fill="E7E6E6" w:themeFill="background2"/>
            <w:vAlign w:val="center"/>
          </w:tcPr>
          <w:p w14:paraId="7E46FE6F" w14:textId="77777777" w:rsidR="00356520" w:rsidRPr="00356520" w:rsidRDefault="00356520" w:rsidP="0064734D">
            <w:pPr>
              <w:jc w:val="center"/>
              <w:rPr>
                <w:rFonts w:ascii="Calibri" w:hAnsi="Calibri" w:cs="Calibri"/>
                <w:b/>
                <w:bCs/>
              </w:rPr>
            </w:pPr>
            <w:r w:rsidRPr="00356520">
              <w:rPr>
                <w:rFonts w:ascii="Calibri" w:hAnsi="Calibri" w:cs="Calibri"/>
                <w:b/>
                <w:bCs/>
              </w:rPr>
              <w:t>Table 2: Roles and Responsibilities – Divert and Service Reinstatement</w:t>
            </w:r>
          </w:p>
        </w:tc>
      </w:tr>
      <w:tr w:rsidR="00356520" w:rsidRPr="00356520" w14:paraId="187CD723" w14:textId="77777777" w:rsidTr="0064734D">
        <w:trPr>
          <w:trHeight w:val="368"/>
        </w:trPr>
        <w:tc>
          <w:tcPr>
            <w:tcW w:w="4248" w:type="dxa"/>
            <w:shd w:val="clear" w:color="auto" w:fill="E7E6E6" w:themeFill="background2"/>
            <w:vAlign w:val="center"/>
          </w:tcPr>
          <w:p w14:paraId="6D090B38" w14:textId="77777777" w:rsidR="00356520" w:rsidRPr="00356520" w:rsidRDefault="00356520" w:rsidP="0064734D">
            <w:pPr>
              <w:jc w:val="center"/>
              <w:rPr>
                <w:rFonts w:ascii="Calibri" w:hAnsi="Calibri" w:cs="Calibri"/>
                <w:b/>
                <w:bCs/>
              </w:rPr>
            </w:pPr>
            <w:r w:rsidRPr="00356520">
              <w:rPr>
                <w:rFonts w:ascii="Calibri" w:hAnsi="Calibri" w:cs="Calibri"/>
                <w:b/>
                <w:bCs/>
              </w:rPr>
              <w:t>Key Actions</w:t>
            </w:r>
          </w:p>
        </w:tc>
        <w:tc>
          <w:tcPr>
            <w:tcW w:w="6117" w:type="dxa"/>
            <w:shd w:val="clear" w:color="auto" w:fill="E7E6E6" w:themeFill="background2"/>
            <w:vAlign w:val="center"/>
          </w:tcPr>
          <w:p w14:paraId="0F0045A7" w14:textId="77777777" w:rsidR="00356520" w:rsidRPr="00356520" w:rsidRDefault="00356520" w:rsidP="0064734D">
            <w:pPr>
              <w:jc w:val="center"/>
              <w:rPr>
                <w:rFonts w:ascii="Calibri" w:hAnsi="Calibri" w:cs="Calibri"/>
                <w:b/>
                <w:bCs/>
              </w:rPr>
            </w:pPr>
            <w:r w:rsidRPr="00356520">
              <w:rPr>
                <w:rFonts w:ascii="Calibri" w:hAnsi="Calibri" w:cs="Calibri"/>
                <w:b/>
                <w:bCs/>
              </w:rPr>
              <w:t>Team / Individual Responsible</w:t>
            </w:r>
          </w:p>
        </w:tc>
      </w:tr>
      <w:tr w:rsidR="00356520" w:rsidRPr="00356520" w14:paraId="0A833BC5" w14:textId="77777777" w:rsidTr="0064734D">
        <w:trPr>
          <w:trHeight w:val="947"/>
        </w:trPr>
        <w:tc>
          <w:tcPr>
            <w:tcW w:w="4248" w:type="dxa"/>
            <w:vAlign w:val="center"/>
          </w:tcPr>
          <w:p w14:paraId="0856076D" w14:textId="77777777" w:rsidR="00356520" w:rsidRPr="00356520" w:rsidRDefault="00356520" w:rsidP="0064734D">
            <w:pPr>
              <w:rPr>
                <w:rFonts w:ascii="Calibri" w:hAnsi="Calibri" w:cs="Calibri"/>
              </w:rPr>
            </w:pPr>
            <w:r w:rsidRPr="00356520">
              <w:rPr>
                <w:rFonts w:ascii="Calibri" w:hAnsi="Calibri" w:cs="Calibri"/>
                <w:b/>
                <w:bCs/>
              </w:rPr>
              <w:t xml:space="preserve">Escalating need to divert and </w:t>
            </w:r>
            <w:r w:rsidRPr="00356520">
              <w:rPr>
                <w:rFonts w:ascii="Calibri" w:hAnsi="Calibri" w:cs="Calibri"/>
                <w:b/>
                <w:bCs/>
                <w:color w:val="0070C0"/>
              </w:rPr>
              <w:t>informing of readiness to reinstate service</w:t>
            </w:r>
          </w:p>
        </w:tc>
        <w:tc>
          <w:tcPr>
            <w:tcW w:w="6117" w:type="dxa"/>
            <w:vAlign w:val="center"/>
          </w:tcPr>
          <w:p w14:paraId="67678C6E" w14:textId="77777777" w:rsidR="00356520" w:rsidRPr="00356520" w:rsidRDefault="00356520" w:rsidP="0064734D">
            <w:pPr>
              <w:rPr>
                <w:rFonts w:ascii="Calibri" w:hAnsi="Calibri" w:cs="Calibri"/>
              </w:rPr>
            </w:pPr>
            <w:r w:rsidRPr="00356520">
              <w:rPr>
                <w:rFonts w:ascii="Calibri" w:hAnsi="Calibri" w:cs="Calibri"/>
              </w:rPr>
              <w:t xml:space="preserve">Clinical / managerial team of MT Centre will discuss with their Trust COO to </w:t>
            </w:r>
            <w:r w:rsidRPr="00356520">
              <w:rPr>
                <w:rFonts w:ascii="Calibri" w:hAnsi="Calibri" w:cs="Calibri"/>
                <w:b/>
                <w:bCs/>
                <w:i/>
                <w:iCs/>
              </w:rPr>
              <w:t xml:space="preserve">escalate need for divert and </w:t>
            </w:r>
            <w:r w:rsidRPr="00356520">
              <w:rPr>
                <w:rFonts w:ascii="Calibri" w:hAnsi="Calibri" w:cs="Calibri"/>
                <w:b/>
                <w:bCs/>
                <w:i/>
                <w:iCs/>
                <w:color w:val="0070C0"/>
              </w:rPr>
              <w:t>readiness to reinstate</w:t>
            </w:r>
          </w:p>
        </w:tc>
      </w:tr>
      <w:tr w:rsidR="00356520" w:rsidRPr="00356520" w14:paraId="68420792" w14:textId="77777777" w:rsidTr="0064734D">
        <w:trPr>
          <w:trHeight w:val="1043"/>
        </w:trPr>
        <w:tc>
          <w:tcPr>
            <w:tcW w:w="4248" w:type="dxa"/>
            <w:vAlign w:val="center"/>
          </w:tcPr>
          <w:p w14:paraId="6798A5F1" w14:textId="77777777" w:rsidR="00356520" w:rsidRPr="00356520" w:rsidRDefault="00356520" w:rsidP="0064734D">
            <w:pPr>
              <w:rPr>
                <w:rFonts w:ascii="Calibri" w:hAnsi="Calibri" w:cs="Calibri"/>
              </w:rPr>
            </w:pPr>
            <w:r w:rsidRPr="00356520">
              <w:rPr>
                <w:rFonts w:ascii="Calibri" w:hAnsi="Calibri" w:cs="Calibri"/>
                <w:b/>
                <w:bCs/>
              </w:rPr>
              <w:t xml:space="preserve">Approving, agreeing, and accepting a divert, and </w:t>
            </w:r>
            <w:r w:rsidRPr="00356520">
              <w:rPr>
                <w:rFonts w:ascii="Calibri" w:hAnsi="Calibri" w:cs="Calibri"/>
                <w:b/>
                <w:bCs/>
                <w:color w:val="0070C0"/>
              </w:rPr>
              <w:t>agreeing to suspend the divert and reinstate the service</w:t>
            </w:r>
          </w:p>
        </w:tc>
        <w:tc>
          <w:tcPr>
            <w:tcW w:w="6117" w:type="dxa"/>
            <w:vAlign w:val="center"/>
          </w:tcPr>
          <w:p w14:paraId="66230349" w14:textId="77777777" w:rsidR="00356520" w:rsidRPr="00356520" w:rsidRDefault="00356520" w:rsidP="0064734D">
            <w:pPr>
              <w:rPr>
                <w:rFonts w:ascii="Calibri" w:hAnsi="Calibri" w:cs="Calibri"/>
              </w:rPr>
            </w:pPr>
            <w:r w:rsidRPr="00356520">
              <w:rPr>
                <w:rFonts w:ascii="Calibri" w:hAnsi="Calibri" w:cs="Calibri"/>
              </w:rPr>
              <w:t xml:space="preserve">COOs at each of the MT Centres to mutually discuss and agree any </w:t>
            </w:r>
            <w:r w:rsidRPr="00356520">
              <w:rPr>
                <w:rFonts w:ascii="Calibri" w:hAnsi="Calibri" w:cs="Calibri"/>
                <w:b/>
                <w:bCs/>
                <w:i/>
                <w:iCs/>
              </w:rPr>
              <w:t xml:space="preserve">diverts and </w:t>
            </w:r>
            <w:r w:rsidRPr="00356520">
              <w:rPr>
                <w:rFonts w:ascii="Calibri" w:hAnsi="Calibri" w:cs="Calibri"/>
                <w:b/>
                <w:bCs/>
                <w:i/>
                <w:iCs/>
                <w:color w:val="0070C0"/>
              </w:rPr>
              <w:t>service reinstatements</w:t>
            </w:r>
          </w:p>
        </w:tc>
      </w:tr>
      <w:tr w:rsidR="00356520" w:rsidRPr="00356520" w14:paraId="560F4CBB" w14:textId="77777777" w:rsidTr="0064734D">
        <w:trPr>
          <w:trHeight w:val="2194"/>
        </w:trPr>
        <w:tc>
          <w:tcPr>
            <w:tcW w:w="4248" w:type="dxa"/>
            <w:vAlign w:val="center"/>
          </w:tcPr>
          <w:p w14:paraId="48295623" w14:textId="77777777" w:rsidR="00356520" w:rsidRPr="00356520" w:rsidRDefault="00356520" w:rsidP="0064734D">
            <w:pPr>
              <w:rPr>
                <w:rFonts w:ascii="Calibri" w:hAnsi="Calibri" w:cs="Calibri"/>
                <w:b/>
                <w:bCs/>
              </w:rPr>
            </w:pPr>
            <w:r w:rsidRPr="00356520">
              <w:rPr>
                <w:rFonts w:ascii="Calibri" w:hAnsi="Calibri" w:cs="Calibri"/>
                <w:b/>
                <w:bCs/>
              </w:rPr>
              <w:t xml:space="preserve">Communicating the decision to divert, and </w:t>
            </w:r>
            <w:r w:rsidRPr="00356520">
              <w:rPr>
                <w:rFonts w:ascii="Calibri" w:hAnsi="Calibri" w:cs="Calibri"/>
                <w:b/>
                <w:bCs/>
                <w:color w:val="0070C0"/>
              </w:rPr>
              <w:t xml:space="preserve">to reinstate, </w:t>
            </w:r>
            <w:r w:rsidRPr="00356520">
              <w:rPr>
                <w:rFonts w:ascii="Calibri" w:hAnsi="Calibri" w:cs="Calibri"/>
                <w:b/>
                <w:bCs/>
              </w:rPr>
              <w:t>to the ambulance services, MT Centres, referring teams within locality, and NHSE</w:t>
            </w:r>
          </w:p>
          <w:p w14:paraId="74DA5E58" w14:textId="77777777" w:rsidR="00356520" w:rsidRPr="00356520" w:rsidRDefault="00356520" w:rsidP="0064734D">
            <w:pPr>
              <w:rPr>
                <w:rFonts w:ascii="Calibri" w:hAnsi="Calibri" w:cs="Calibri"/>
              </w:rPr>
            </w:pPr>
          </w:p>
        </w:tc>
        <w:tc>
          <w:tcPr>
            <w:tcW w:w="6117" w:type="dxa"/>
            <w:vAlign w:val="center"/>
          </w:tcPr>
          <w:p w14:paraId="786249CE" w14:textId="77777777" w:rsidR="00356520" w:rsidRPr="00356520" w:rsidRDefault="00356520" w:rsidP="0064734D">
            <w:pPr>
              <w:rPr>
                <w:rFonts w:ascii="Calibri" w:hAnsi="Calibri" w:cs="Calibri"/>
                <w:b/>
                <w:bCs/>
                <w:i/>
                <w:iCs/>
                <w:color w:val="0070C0"/>
              </w:rPr>
            </w:pPr>
            <w:r w:rsidRPr="00356520">
              <w:rPr>
                <w:rFonts w:ascii="Calibri" w:hAnsi="Calibri" w:cs="Calibri"/>
                <w:b/>
                <w:bCs/>
                <w:u w:val="single"/>
              </w:rPr>
              <w:t>Diverting MT Centre COO</w:t>
            </w:r>
            <w:r w:rsidRPr="00356520">
              <w:rPr>
                <w:rFonts w:ascii="Calibri" w:hAnsi="Calibri" w:cs="Calibri"/>
              </w:rPr>
              <w:t xml:space="preserve"> will communicate to all their referring hospitals COOs, the ambulance trusts and NHSE Specialised Commissioning Team </w:t>
            </w:r>
            <w:r w:rsidRPr="00356520">
              <w:rPr>
                <w:rFonts w:ascii="Calibri" w:hAnsi="Calibri" w:cs="Calibri"/>
                <w:b/>
                <w:bCs/>
                <w:i/>
                <w:iCs/>
              </w:rPr>
              <w:t xml:space="preserve">for agreed diverts and </w:t>
            </w:r>
            <w:r w:rsidRPr="00356520">
              <w:rPr>
                <w:rFonts w:ascii="Calibri" w:hAnsi="Calibri" w:cs="Calibri"/>
                <w:b/>
                <w:bCs/>
                <w:i/>
                <w:iCs/>
                <w:color w:val="0070C0"/>
              </w:rPr>
              <w:t>reinstatements</w:t>
            </w:r>
          </w:p>
          <w:p w14:paraId="6DB65D24" w14:textId="77777777" w:rsidR="00356520" w:rsidRPr="00356520" w:rsidRDefault="00356520" w:rsidP="0064734D">
            <w:pPr>
              <w:rPr>
                <w:rFonts w:ascii="Calibri" w:hAnsi="Calibri" w:cs="Calibri"/>
                <w:b/>
                <w:bCs/>
                <w:i/>
                <w:iCs/>
                <w:color w:val="0070C0"/>
              </w:rPr>
            </w:pPr>
          </w:p>
          <w:p w14:paraId="08203148" w14:textId="77777777" w:rsidR="00356520" w:rsidRPr="00356520" w:rsidRDefault="00356520" w:rsidP="0064734D">
            <w:pPr>
              <w:rPr>
                <w:rFonts w:ascii="Calibri" w:hAnsi="Calibri" w:cs="Calibri"/>
              </w:rPr>
            </w:pPr>
            <w:r w:rsidRPr="00356520">
              <w:rPr>
                <w:rFonts w:ascii="Calibri" w:hAnsi="Calibri" w:cs="Calibri"/>
                <w:b/>
                <w:bCs/>
                <w:u w:val="single"/>
              </w:rPr>
              <w:t>All other hospital COOs</w:t>
            </w:r>
            <w:r w:rsidRPr="00356520">
              <w:rPr>
                <w:rFonts w:ascii="Calibri" w:hAnsi="Calibri" w:cs="Calibri"/>
              </w:rPr>
              <w:t xml:space="preserve"> to notify their internal clinical teams (stroke and radiology) regarding </w:t>
            </w:r>
            <w:r w:rsidRPr="00356520">
              <w:rPr>
                <w:rFonts w:ascii="Calibri" w:hAnsi="Calibri" w:cs="Calibri"/>
                <w:b/>
                <w:bCs/>
                <w:i/>
                <w:iCs/>
              </w:rPr>
              <w:t xml:space="preserve">agreed diverts and </w:t>
            </w:r>
            <w:r w:rsidRPr="00356520">
              <w:rPr>
                <w:rFonts w:ascii="Calibri" w:hAnsi="Calibri" w:cs="Calibri"/>
                <w:b/>
                <w:bCs/>
                <w:i/>
                <w:iCs/>
                <w:color w:val="0070C0"/>
              </w:rPr>
              <w:t>service reinstatements</w:t>
            </w:r>
          </w:p>
        </w:tc>
      </w:tr>
      <w:tr w:rsidR="00356520" w:rsidRPr="00356520" w14:paraId="6EA70670" w14:textId="77777777" w:rsidTr="0064734D">
        <w:trPr>
          <w:trHeight w:val="851"/>
        </w:trPr>
        <w:tc>
          <w:tcPr>
            <w:tcW w:w="4248" w:type="dxa"/>
            <w:vAlign w:val="center"/>
          </w:tcPr>
          <w:p w14:paraId="23FF76E8" w14:textId="77777777" w:rsidR="00356520" w:rsidRPr="00356520" w:rsidRDefault="00356520" w:rsidP="0064734D">
            <w:pPr>
              <w:rPr>
                <w:rFonts w:ascii="Calibri" w:hAnsi="Calibri" w:cs="Calibri"/>
                <w:b/>
                <w:bCs/>
              </w:rPr>
            </w:pPr>
            <w:r w:rsidRPr="00356520">
              <w:rPr>
                <w:rFonts w:ascii="Calibri" w:hAnsi="Calibri" w:cs="Calibri"/>
                <w:b/>
                <w:bCs/>
              </w:rPr>
              <w:t>Referring clinicians</w:t>
            </w:r>
          </w:p>
        </w:tc>
        <w:tc>
          <w:tcPr>
            <w:tcW w:w="6117" w:type="dxa"/>
            <w:vAlign w:val="center"/>
          </w:tcPr>
          <w:p w14:paraId="1A815503" w14:textId="77777777" w:rsidR="00356520" w:rsidRPr="00356520" w:rsidRDefault="00356520" w:rsidP="0064734D">
            <w:pPr>
              <w:rPr>
                <w:rFonts w:ascii="Calibri" w:hAnsi="Calibri" w:cs="Calibri"/>
              </w:rPr>
            </w:pPr>
            <w:r w:rsidRPr="00356520">
              <w:rPr>
                <w:rFonts w:ascii="Calibri" w:hAnsi="Calibri" w:cs="Calibri"/>
              </w:rPr>
              <w:t>To follow the agreed referral processes outlined above and arrange for patient transfers to the relevant MT Centre</w:t>
            </w:r>
          </w:p>
        </w:tc>
      </w:tr>
      <w:tr w:rsidR="00356520" w:rsidRPr="00356520" w14:paraId="5466D643" w14:textId="77777777" w:rsidTr="0064734D">
        <w:trPr>
          <w:trHeight w:val="977"/>
        </w:trPr>
        <w:tc>
          <w:tcPr>
            <w:tcW w:w="4248" w:type="dxa"/>
            <w:vAlign w:val="center"/>
          </w:tcPr>
          <w:p w14:paraId="18AEF94A" w14:textId="77777777" w:rsidR="00356520" w:rsidRPr="00356520" w:rsidRDefault="00356520" w:rsidP="0064734D">
            <w:pPr>
              <w:rPr>
                <w:rFonts w:ascii="Calibri" w:hAnsi="Calibri" w:cs="Calibri"/>
                <w:b/>
                <w:bCs/>
              </w:rPr>
            </w:pPr>
            <w:r w:rsidRPr="00356520">
              <w:rPr>
                <w:rFonts w:ascii="Calibri" w:hAnsi="Calibri" w:cs="Calibri"/>
                <w:b/>
                <w:bCs/>
              </w:rPr>
              <w:t>Receiving clinicians</w:t>
            </w:r>
          </w:p>
        </w:tc>
        <w:tc>
          <w:tcPr>
            <w:tcW w:w="6117" w:type="dxa"/>
            <w:vAlign w:val="center"/>
          </w:tcPr>
          <w:p w14:paraId="0B9E5671" w14:textId="77777777" w:rsidR="00356520" w:rsidRPr="00356520" w:rsidRDefault="00356520" w:rsidP="0064734D">
            <w:pPr>
              <w:rPr>
                <w:rFonts w:ascii="Calibri" w:hAnsi="Calibri" w:cs="Calibri"/>
              </w:rPr>
            </w:pPr>
            <w:r w:rsidRPr="00356520">
              <w:rPr>
                <w:rFonts w:ascii="Calibri" w:hAnsi="Calibri" w:cs="Calibri"/>
              </w:rPr>
              <w:t>To receive and accept referrals as outlined above, and plan for patient arrivals from outside of normal catchment area when diverts are in situ</w:t>
            </w:r>
          </w:p>
        </w:tc>
      </w:tr>
    </w:tbl>
    <w:p w14:paraId="0CC56455" w14:textId="77777777" w:rsidR="00356520" w:rsidRPr="00356520" w:rsidRDefault="00356520">
      <w:pPr>
        <w:rPr>
          <w:rFonts w:ascii="Calibri" w:hAnsi="Calibri" w:cs="Calibri"/>
        </w:rPr>
      </w:pPr>
    </w:p>
    <w:p w14:paraId="58E3AAE1" w14:textId="77777777" w:rsidR="00A50822" w:rsidRPr="00356520" w:rsidRDefault="00A50822" w:rsidP="00E03201">
      <w:pPr>
        <w:jc w:val="center"/>
        <w:rPr>
          <w:rFonts w:ascii="Calibri" w:hAnsi="Calibri" w:cs="Calibri"/>
        </w:rPr>
      </w:pPr>
    </w:p>
    <w:sectPr w:rsidR="00A50822" w:rsidRPr="00356520" w:rsidSect="00C873D4">
      <w:footerReference w:type="default" r:id="rId16"/>
      <w:pgSz w:w="11906" w:h="16838"/>
      <w:pgMar w:top="426" w:right="567" w:bottom="851" w:left="709" w:header="708"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2596" w14:textId="77777777" w:rsidR="00A4273D" w:rsidRDefault="00A4273D" w:rsidP="002C0E94">
      <w:pPr>
        <w:spacing w:after="0" w:line="240" w:lineRule="auto"/>
      </w:pPr>
      <w:r>
        <w:separator/>
      </w:r>
    </w:p>
  </w:endnote>
  <w:endnote w:type="continuationSeparator" w:id="0">
    <w:p w14:paraId="46D03C77" w14:textId="77777777" w:rsidR="00A4273D" w:rsidRDefault="00A4273D" w:rsidP="002C0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844011"/>
      <w:docPartObj>
        <w:docPartGallery w:val="Page Numbers (Bottom of Page)"/>
        <w:docPartUnique/>
      </w:docPartObj>
    </w:sdtPr>
    <w:sdtEndPr>
      <w:rPr>
        <w:noProof/>
      </w:rPr>
    </w:sdtEndPr>
    <w:sdtContent>
      <w:p w14:paraId="42A65984" w14:textId="29490711" w:rsidR="00EA7347" w:rsidRDefault="002C0E94">
        <w:pPr>
          <w:pStyle w:val="Footer"/>
          <w:rPr>
            <w:noProof/>
          </w:rPr>
        </w:pPr>
        <w:r>
          <w:fldChar w:fldCharType="begin"/>
        </w:r>
        <w:r>
          <w:instrText xml:space="preserve"> PAGE   \* MERGEFORMAT </w:instrText>
        </w:r>
        <w:r>
          <w:fldChar w:fldCharType="separate"/>
        </w:r>
        <w:r w:rsidR="006E5FC6">
          <w:rPr>
            <w:noProof/>
          </w:rPr>
          <w:t>4</w:t>
        </w:r>
        <w:r>
          <w:rPr>
            <w:noProof/>
          </w:rPr>
          <w:fldChar w:fldCharType="end"/>
        </w:r>
        <w:r w:rsidR="00C873D4">
          <w:rPr>
            <w:noProof/>
          </w:rPr>
          <w:t xml:space="preserve"> </w:t>
        </w:r>
      </w:p>
      <w:p w14:paraId="02C5009D" w14:textId="40CB79D4" w:rsidR="002C0E94" w:rsidRDefault="00C873D4">
        <w:pPr>
          <w:pStyle w:val="Footer"/>
        </w:pPr>
        <w:r>
          <w:t>Datta P, Rayessa R, Redgrave J, Venables</w:t>
        </w:r>
        <w:r w:rsidR="003C25C0">
          <w:t xml:space="preserve">, B </w:t>
        </w:r>
        <w:proofErr w:type="spellStart"/>
        <w:r w:rsidR="003C25C0">
          <w:t>Esisi</w:t>
        </w:r>
        <w:proofErr w:type="spellEnd"/>
        <w:r w:rsidR="00356520">
          <w:t xml:space="preserve"> </w:t>
        </w:r>
        <w:r w:rsidR="003C25C0">
          <w:t>09</w:t>
        </w:r>
        <w:r w:rsidR="00356520">
          <w:t>/</w:t>
        </w:r>
        <w:r w:rsidR="003C25C0">
          <w:t>01/2026</w:t>
        </w:r>
        <w:r w:rsidR="00356520">
          <w:t xml:space="preserve"> </w:t>
        </w:r>
        <w:r>
          <w:t xml:space="preserve">Version </w:t>
        </w:r>
        <w:r w:rsidR="00356520">
          <w:t>8</w:t>
        </w:r>
      </w:p>
    </w:sdtContent>
  </w:sdt>
  <w:p w14:paraId="5AB52A7A" w14:textId="77777777" w:rsidR="002C0E94" w:rsidRDefault="002C0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789B6" w14:textId="77777777" w:rsidR="00A4273D" w:rsidRDefault="00A4273D" w:rsidP="002C0E94">
      <w:pPr>
        <w:spacing w:after="0" w:line="240" w:lineRule="auto"/>
      </w:pPr>
      <w:r>
        <w:separator/>
      </w:r>
    </w:p>
  </w:footnote>
  <w:footnote w:type="continuationSeparator" w:id="0">
    <w:p w14:paraId="74BB788D" w14:textId="77777777" w:rsidR="00A4273D" w:rsidRDefault="00A4273D" w:rsidP="002C0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0DF"/>
    <w:multiLevelType w:val="hybridMultilevel"/>
    <w:tmpl w:val="9DBE2AC4"/>
    <w:lvl w:ilvl="0" w:tplc="08090019">
      <w:start w:val="1"/>
      <w:numFmt w:val="lowerLetter"/>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1" w15:restartNumberingAfterBreak="0">
    <w:nsid w:val="063F44D9"/>
    <w:multiLevelType w:val="hybridMultilevel"/>
    <w:tmpl w:val="11AA021C"/>
    <w:lvl w:ilvl="0" w:tplc="CB1A62A6">
      <w:start w:val="2023"/>
      <w:numFmt w:val="decimal"/>
      <w:lvlText w:val="%1"/>
      <w:lvlJc w:val="left"/>
      <w:pPr>
        <w:ind w:left="1620" w:hanging="420"/>
      </w:pPr>
      <w:rPr>
        <w:rFonts w:hint="default"/>
      </w:rPr>
    </w:lvl>
    <w:lvl w:ilvl="1" w:tplc="08090019" w:tentative="1">
      <w:start w:val="1"/>
      <w:numFmt w:val="lowerLetter"/>
      <w:lvlText w:val="%2."/>
      <w:lvlJc w:val="left"/>
      <w:pPr>
        <w:ind w:left="2280" w:hanging="360"/>
      </w:pPr>
    </w:lvl>
    <w:lvl w:ilvl="2" w:tplc="0809001B" w:tentative="1">
      <w:start w:val="1"/>
      <w:numFmt w:val="lowerRoman"/>
      <w:lvlText w:val="%3."/>
      <w:lvlJc w:val="right"/>
      <w:pPr>
        <w:ind w:left="3000" w:hanging="180"/>
      </w:pPr>
    </w:lvl>
    <w:lvl w:ilvl="3" w:tplc="0809000F" w:tentative="1">
      <w:start w:val="1"/>
      <w:numFmt w:val="decimal"/>
      <w:lvlText w:val="%4."/>
      <w:lvlJc w:val="left"/>
      <w:pPr>
        <w:ind w:left="3720" w:hanging="360"/>
      </w:pPr>
    </w:lvl>
    <w:lvl w:ilvl="4" w:tplc="08090019" w:tentative="1">
      <w:start w:val="1"/>
      <w:numFmt w:val="lowerLetter"/>
      <w:lvlText w:val="%5."/>
      <w:lvlJc w:val="left"/>
      <w:pPr>
        <w:ind w:left="4440" w:hanging="360"/>
      </w:pPr>
    </w:lvl>
    <w:lvl w:ilvl="5" w:tplc="0809001B" w:tentative="1">
      <w:start w:val="1"/>
      <w:numFmt w:val="lowerRoman"/>
      <w:lvlText w:val="%6."/>
      <w:lvlJc w:val="right"/>
      <w:pPr>
        <w:ind w:left="5160" w:hanging="180"/>
      </w:pPr>
    </w:lvl>
    <w:lvl w:ilvl="6" w:tplc="0809000F" w:tentative="1">
      <w:start w:val="1"/>
      <w:numFmt w:val="decimal"/>
      <w:lvlText w:val="%7."/>
      <w:lvlJc w:val="left"/>
      <w:pPr>
        <w:ind w:left="5880" w:hanging="360"/>
      </w:pPr>
    </w:lvl>
    <w:lvl w:ilvl="7" w:tplc="08090019" w:tentative="1">
      <w:start w:val="1"/>
      <w:numFmt w:val="lowerLetter"/>
      <w:lvlText w:val="%8."/>
      <w:lvlJc w:val="left"/>
      <w:pPr>
        <w:ind w:left="6600" w:hanging="360"/>
      </w:pPr>
    </w:lvl>
    <w:lvl w:ilvl="8" w:tplc="0809001B" w:tentative="1">
      <w:start w:val="1"/>
      <w:numFmt w:val="lowerRoman"/>
      <w:lvlText w:val="%9."/>
      <w:lvlJc w:val="right"/>
      <w:pPr>
        <w:ind w:left="7320" w:hanging="180"/>
      </w:pPr>
    </w:lvl>
  </w:abstractNum>
  <w:abstractNum w:abstractNumId="2" w15:restartNumberingAfterBreak="0">
    <w:nsid w:val="08195D64"/>
    <w:multiLevelType w:val="hybridMultilevel"/>
    <w:tmpl w:val="10665E92"/>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A7B319F"/>
    <w:multiLevelType w:val="hybridMultilevel"/>
    <w:tmpl w:val="9E1645F0"/>
    <w:lvl w:ilvl="0" w:tplc="72D60A12">
      <w:start w:val="1"/>
      <w:numFmt w:val="lowerLetter"/>
      <w:lvlText w:val="%1)"/>
      <w:lvlJc w:val="left"/>
      <w:pPr>
        <w:ind w:left="360" w:hanging="360"/>
      </w:pPr>
      <w:rPr>
        <w:rFonts w:hint="default"/>
        <w:i w:val="0"/>
        <w:iCs w:val="0"/>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D0D5223"/>
    <w:multiLevelType w:val="hybridMultilevel"/>
    <w:tmpl w:val="A1F0165C"/>
    <w:lvl w:ilvl="0" w:tplc="7BB8A0B0">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810A9B"/>
    <w:multiLevelType w:val="hybridMultilevel"/>
    <w:tmpl w:val="5D646092"/>
    <w:lvl w:ilvl="0" w:tplc="BAA61FE8">
      <w:start w:val="2023"/>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34042F1"/>
    <w:multiLevelType w:val="hybridMultilevel"/>
    <w:tmpl w:val="7074A934"/>
    <w:lvl w:ilvl="0" w:tplc="08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7844B23"/>
    <w:multiLevelType w:val="hybridMultilevel"/>
    <w:tmpl w:val="DF66ED4A"/>
    <w:lvl w:ilvl="0" w:tplc="08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A166F73"/>
    <w:multiLevelType w:val="hybridMultilevel"/>
    <w:tmpl w:val="AB7426C2"/>
    <w:lvl w:ilvl="0" w:tplc="08090017">
      <w:start w:val="1"/>
      <w:numFmt w:val="lowerLetter"/>
      <w:lvlText w:val="%1)"/>
      <w:lvlJc w:val="left"/>
      <w:pPr>
        <w:ind w:left="394" w:hanging="360"/>
      </w:pPr>
    </w:lvl>
    <w:lvl w:ilvl="1" w:tplc="08090019" w:tentative="1">
      <w:start w:val="1"/>
      <w:numFmt w:val="lowerLetter"/>
      <w:lvlText w:val="%2."/>
      <w:lvlJc w:val="left"/>
      <w:pPr>
        <w:ind w:left="1114" w:hanging="360"/>
      </w:pPr>
    </w:lvl>
    <w:lvl w:ilvl="2" w:tplc="0809001B" w:tentative="1">
      <w:start w:val="1"/>
      <w:numFmt w:val="lowerRoman"/>
      <w:lvlText w:val="%3."/>
      <w:lvlJc w:val="right"/>
      <w:pPr>
        <w:ind w:left="1834" w:hanging="180"/>
      </w:pPr>
    </w:lvl>
    <w:lvl w:ilvl="3" w:tplc="0809000F" w:tentative="1">
      <w:start w:val="1"/>
      <w:numFmt w:val="decimal"/>
      <w:lvlText w:val="%4."/>
      <w:lvlJc w:val="left"/>
      <w:pPr>
        <w:ind w:left="2554" w:hanging="360"/>
      </w:pPr>
    </w:lvl>
    <w:lvl w:ilvl="4" w:tplc="08090019" w:tentative="1">
      <w:start w:val="1"/>
      <w:numFmt w:val="lowerLetter"/>
      <w:lvlText w:val="%5."/>
      <w:lvlJc w:val="left"/>
      <w:pPr>
        <w:ind w:left="3274" w:hanging="360"/>
      </w:pPr>
    </w:lvl>
    <w:lvl w:ilvl="5" w:tplc="0809001B" w:tentative="1">
      <w:start w:val="1"/>
      <w:numFmt w:val="lowerRoman"/>
      <w:lvlText w:val="%6."/>
      <w:lvlJc w:val="right"/>
      <w:pPr>
        <w:ind w:left="3994" w:hanging="180"/>
      </w:pPr>
    </w:lvl>
    <w:lvl w:ilvl="6" w:tplc="0809000F" w:tentative="1">
      <w:start w:val="1"/>
      <w:numFmt w:val="decimal"/>
      <w:lvlText w:val="%7."/>
      <w:lvlJc w:val="left"/>
      <w:pPr>
        <w:ind w:left="4714" w:hanging="360"/>
      </w:pPr>
    </w:lvl>
    <w:lvl w:ilvl="7" w:tplc="08090019" w:tentative="1">
      <w:start w:val="1"/>
      <w:numFmt w:val="lowerLetter"/>
      <w:lvlText w:val="%8."/>
      <w:lvlJc w:val="left"/>
      <w:pPr>
        <w:ind w:left="5434" w:hanging="360"/>
      </w:pPr>
    </w:lvl>
    <w:lvl w:ilvl="8" w:tplc="0809001B" w:tentative="1">
      <w:start w:val="1"/>
      <w:numFmt w:val="lowerRoman"/>
      <w:lvlText w:val="%9."/>
      <w:lvlJc w:val="right"/>
      <w:pPr>
        <w:ind w:left="6154" w:hanging="180"/>
      </w:pPr>
    </w:lvl>
  </w:abstractNum>
  <w:abstractNum w:abstractNumId="9" w15:restartNumberingAfterBreak="0">
    <w:nsid w:val="1A833A82"/>
    <w:multiLevelType w:val="hybridMultilevel"/>
    <w:tmpl w:val="1F1E2A5C"/>
    <w:lvl w:ilvl="0" w:tplc="3A0648AC">
      <w:start w:val="1"/>
      <w:numFmt w:val="bullet"/>
      <w:lvlText w:val=""/>
      <w:lvlJc w:val="left"/>
      <w:pPr>
        <w:ind w:left="720" w:hanging="360"/>
      </w:pPr>
      <w:rPr>
        <w:rFonts w:ascii="Symbol" w:hAnsi="Symbo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161D68"/>
    <w:multiLevelType w:val="hybridMultilevel"/>
    <w:tmpl w:val="BC801960"/>
    <w:lvl w:ilvl="0" w:tplc="7BB8A0B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24265C1"/>
    <w:multiLevelType w:val="hybridMultilevel"/>
    <w:tmpl w:val="EF4E29B8"/>
    <w:lvl w:ilvl="0" w:tplc="00C6FE46">
      <w:start w:val="8"/>
      <w:numFmt w:val="decimal"/>
      <w:lvlText w:val="%1."/>
      <w:lvlJc w:val="left"/>
      <w:pPr>
        <w:ind w:left="36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D35624"/>
    <w:multiLevelType w:val="hybridMultilevel"/>
    <w:tmpl w:val="20303496"/>
    <w:lvl w:ilvl="0" w:tplc="69EC1F02">
      <w:start w:val="1"/>
      <w:numFmt w:val="decimal"/>
      <w:lvlText w:val="%1."/>
      <w:lvlJc w:val="left"/>
      <w:pPr>
        <w:ind w:left="360" w:hanging="360"/>
      </w:pPr>
      <w:rPr>
        <w:rFonts w:asciiTheme="minorHAnsi" w:hAnsiTheme="minorHAnsi" w:cstheme="minorHAnsi" w:hint="default"/>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E95BD3"/>
    <w:multiLevelType w:val="hybridMultilevel"/>
    <w:tmpl w:val="C48E2E30"/>
    <w:lvl w:ilvl="0" w:tplc="651E8F86">
      <w:start w:val="1"/>
      <w:numFmt w:val="decimal"/>
      <w:lvlText w:val="%1."/>
      <w:lvlJc w:val="left"/>
      <w:pPr>
        <w:ind w:left="360" w:hanging="360"/>
      </w:pPr>
      <w:rPr>
        <w:rFonts w:asciiTheme="minorHAnsi" w:hAnsiTheme="minorHAnsi" w:cstheme="minorHAnsi" w:hint="default"/>
        <w:b w:val="0"/>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28963312"/>
    <w:multiLevelType w:val="hybridMultilevel"/>
    <w:tmpl w:val="FD487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C07562"/>
    <w:multiLevelType w:val="hybridMultilevel"/>
    <w:tmpl w:val="28361C76"/>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6" w15:restartNumberingAfterBreak="0">
    <w:nsid w:val="31AD031A"/>
    <w:multiLevelType w:val="hybridMultilevel"/>
    <w:tmpl w:val="5534163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2B34522"/>
    <w:multiLevelType w:val="hybridMultilevel"/>
    <w:tmpl w:val="B45833D0"/>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8" w15:restartNumberingAfterBreak="0">
    <w:nsid w:val="35AE1E09"/>
    <w:multiLevelType w:val="hybridMultilevel"/>
    <w:tmpl w:val="06567D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73A6C34"/>
    <w:multiLevelType w:val="hybridMultilevel"/>
    <w:tmpl w:val="C87856DE"/>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B211091"/>
    <w:multiLevelType w:val="hybridMultilevel"/>
    <w:tmpl w:val="7DE67FA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ED53265"/>
    <w:multiLevelType w:val="hybridMultilevel"/>
    <w:tmpl w:val="21504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F782580"/>
    <w:multiLevelType w:val="hybridMultilevel"/>
    <w:tmpl w:val="08DC634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2C95DF0"/>
    <w:multiLevelType w:val="hybridMultilevel"/>
    <w:tmpl w:val="C94AC084"/>
    <w:lvl w:ilvl="0" w:tplc="FE06C566">
      <w:start w:val="1"/>
      <w:numFmt w:val="lowerLetter"/>
      <w:lvlText w:val="%1."/>
      <w:lvlJc w:val="left"/>
      <w:pPr>
        <w:ind w:left="720" w:hanging="360"/>
      </w:pPr>
      <w:rPr>
        <w:rFonts w:hint="default"/>
        <w:color w:val="1F4E79" w:themeColor="accent1" w:themeShade="8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9544D90"/>
    <w:multiLevelType w:val="hybridMultilevel"/>
    <w:tmpl w:val="F948D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C5431E"/>
    <w:multiLevelType w:val="hybridMultilevel"/>
    <w:tmpl w:val="97BEF8A0"/>
    <w:lvl w:ilvl="0" w:tplc="A31CF2EE">
      <w:start w:val="1"/>
      <w:numFmt w:val="decimal"/>
      <w:lvlText w:val="%1."/>
      <w:lvlJc w:val="left"/>
      <w:pPr>
        <w:ind w:left="720" w:hanging="360"/>
      </w:pPr>
      <w:rPr>
        <w:rFonts w:asciiTheme="minorHAnsi" w:hAnsiTheme="minorHAnsi" w:cstheme="minorHAnsi"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572E92"/>
    <w:multiLevelType w:val="hybridMultilevel"/>
    <w:tmpl w:val="A2204748"/>
    <w:lvl w:ilvl="0" w:tplc="25F0E0AC">
      <w:start w:val="1"/>
      <w:numFmt w:val="decimal"/>
      <w:lvlText w:val="%1."/>
      <w:lvlJc w:val="left"/>
      <w:pPr>
        <w:ind w:left="36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2AD758D"/>
    <w:multiLevelType w:val="hybridMultilevel"/>
    <w:tmpl w:val="8C9247CA"/>
    <w:lvl w:ilvl="0" w:tplc="67BC0D1E">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271479"/>
    <w:multiLevelType w:val="hybridMultilevel"/>
    <w:tmpl w:val="36024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B5D523D"/>
    <w:multiLevelType w:val="hybridMultilevel"/>
    <w:tmpl w:val="8E9683D6"/>
    <w:lvl w:ilvl="0" w:tplc="F6362F86">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C353504"/>
    <w:multiLevelType w:val="multilevel"/>
    <w:tmpl w:val="08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E373013"/>
    <w:multiLevelType w:val="hybridMultilevel"/>
    <w:tmpl w:val="82FCA270"/>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2" w15:restartNumberingAfterBreak="0">
    <w:nsid w:val="5ED4229D"/>
    <w:multiLevelType w:val="hybridMultilevel"/>
    <w:tmpl w:val="3530EED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60293D97"/>
    <w:multiLevelType w:val="hybridMultilevel"/>
    <w:tmpl w:val="204458FE"/>
    <w:lvl w:ilvl="0" w:tplc="0809000F">
      <w:start w:val="1"/>
      <w:numFmt w:val="decimal"/>
      <w:lvlText w:val="%1."/>
      <w:lvlJc w:val="left"/>
      <w:pPr>
        <w:ind w:left="360" w:hanging="360"/>
      </w:pPr>
      <w:rPr>
        <w:rFonts w:hint="default"/>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A482AB1"/>
    <w:multiLevelType w:val="hybridMultilevel"/>
    <w:tmpl w:val="80A6D49C"/>
    <w:lvl w:ilvl="0" w:tplc="DD466568">
      <w:start w:val="1"/>
      <w:numFmt w:val="lowerLetter"/>
      <w:lvlText w:val="%1)"/>
      <w:lvlJc w:val="left"/>
      <w:pPr>
        <w:ind w:left="360" w:hanging="360"/>
      </w:pPr>
      <w:rPr>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6BAE3449"/>
    <w:multiLevelType w:val="hybridMultilevel"/>
    <w:tmpl w:val="3BE8B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ED40A67"/>
    <w:multiLevelType w:val="hybridMultilevel"/>
    <w:tmpl w:val="42BE037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F5969B5"/>
    <w:multiLevelType w:val="hybridMultilevel"/>
    <w:tmpl w:val="3F9817D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6F794FD2"/>
    <w:multiLevelType w:val="hybridMultilevel"/>
    <w:tmpl w:val="D0F860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2AF6FE2"/>
    <w:multiLevelType w:val="hybridMultilevel"/>
    <w:tmpl w:val="F93ABF52"/>
    <w:lvl w:ilvl="0" w:tplc="4A5AF6A0">
      <w:start w:val="2023"/>
      <w:numFmt w:val="decimal"/>
      <w:lvlText w:val="%1"/>
      <w:lvlJc w:val="left"/>
      <w:pPr>
        <w:ind w:left="1200" w:hanging="42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40" w15:restartNumberingAfterBreak="0">
    <w:nsid w:val="76D76903"/>
    <w:multiLevelType w:val="hybridMultilevel"/>
    <w:tmpl w:val="08DC6346"/>
    <w:lvl w:ilvl="0" w:tplc="08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78C0453"/>
    <w:multiLevelType w:val="hybridMultilevel"/>
    <w:tmpl w:val="2C3C58B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96748B8"/>
    <w:multiLevelType w:val="hybridMultilevel"/>
    <w:tmpl w:val="2D7AEDEC"/>
    <w:lvl w:ilvl="0" w:tplc="B8007948">
      <w:start w:val="2023"/>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1235672">
    <w:abstractNumId w:val="36"/>
  </w:num>
  <w:num w:numId="2" w16cid:durableId="969286789">
    <w:abstractNumId w:val="19"/>
  </w:num>
  <w:num w:numId="3" w16cid:durableId="1252859111">
    <w:abstractNumId w:val="32"/>
  </w:num>
  <w:num w:numId="4" w16cid:durableId="1923102005">
    <w:abstractNumId w:val="34"/>
  </w:num>
  <w:num w:numId="5" w16cid:durableId="900822256">
    <w:abstractNumId w:val="16"/>
  </w:num>
  <w:num w:numId="6" w16cid:durableId="1425876805">
    <w:abstractNumId w:val="9"/>
  </w:num>
  <w:num w:numId="7" w16cid:durableId="346054926">
    <w:abstractNumId w:val="13"/>
  </w:num>
  <w:num w:numId="8" w16cid:durableId="1813525814">
    <w:abstractNumId w:val="33"/>
  </w:num>
  <w:num w:numId="9" w16cid:durableId="1891727837">
    <w:abstractNumId w:val="12"/>
  </w:num>
  <w:num w:numId="10" w16cid:durableId="966012186">
    <w:abstractNumId w:val="30"/>
  </w:num>
  <w:num w:numId="11" w16cid:durableId="971130141">
    <w:abstractNumId w:val="4"/>
  </w:num>
  <w:num w:numId="12" w16cid:durableId="225260635">
    <w:abstractNumId w:val="29"/>
  </w:num>
  <w:num w:numId="13" w16cid:durableId="448932485">
    <w:abstractNumId w:val="20"/>
  </w:num>
  <w:num w:numId="14" w16cid:durableId="931159063">
    <w:abstractNumId w:val="23"/>
  </w:num>
  <w:num w:numId="15" w16cid:durableId="385766756">
    <w:abstractNumId w:val="10"/>
  </w:num>
  <w:num w:numId="16" w16cid:durableId="551964156">
    <w:abstractNumId w:val="25"/>
  </w:num>
  <w:num w:numId="17" w16cid:durableId="15933933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17966999">
    <w:abstractNumId w:val="18"/>
  </w:num>
  <w:num w:numId="19" w16cid:durableId="1834419118">
    <w:abstractNumId w:val="26"/>
  </w:num>
  <w:num w:numId="20" w16cid:durableId="1239823173">
    <w:abstractNumId w:val="3"/>
  </w:num>
  <w:num w:numId="21" w16cid:durableId="164634507">
    <w:abstractNumId w:val="38"/>
  </w:num>
  <w:num w:numId="22" w16cid:durableId="36854849">
    <w:abstractNumId w:val="41"/>
  </w:num>
  <w:num w:numId="23" w16cid:durableId="1097676861">
    <w:abstractNumId w:val="8"/>
  </w:num>
  <w:num w:numId="24" w16cid:durableId="572198614">
    <w:abstractNumId w:val="37"/>
  </w:num>
  <w:num w:numId="25" w16cid:durableId="403264282">
    <w:abstractNumId w:val="27"/>
  </w:num>
  <w:num w:numId="26" w16cid:durableId="1044867241">
    <w:abstractNumId w:val="42"/>
  </w:num>
  <w:num w:numId="27" w16cid:durableId="1007027167">
    <w:abstractNumId w:val="39"/>
  </w:num>
  <w:num w:numId="28" w16cid:durableId="1817336696">
    <w:abstractNumId w:val="1"/>
  </w:num>
  <w:num w:numId="29" w16cid:durableId="1442064668">
    <w:abstractNumId w:val="5"/>
  </w:num>
  <w:num w:numId="30" w16cid:durableId="1818181612">
    <w:abstractNumId w:val="40"/>
  </w:num>
  <w:num w:numId="31" w16cid:durableId="1209952364">
    <w:abstractNumId w:val="22"/>
  </w:num>
  <w:num w:numId="32" w16cid:durableId="601571057">
    <w:abstractNumId w:val="17"/>
  </w:num>
  <w:num w:numId="33" w16cid:durableId="1540586952">
    <w:abstractNumId w:val="31"/>
  </w:num>
  <w:num w:numId="34" w16cid:durableId="622925019">
    <w:abstractNumId w:val="15"/>
  </w:num>
  <w:num w:numId="35" w16cid:durableId="1289819943">
    <w:abstractNumId w:val="2"/>
  </w:num>
  <w:num w:numId="36" w16cid:durableId="1726493206">
    <w:abstractNumId w:val="24"/>
  </w:num>
  <w:num w:numId="37" w16cid:durableId="835608483">
    <w:abstractNumId w:val="7"/>
  </w:num>
  <w:num w:numId="38" w16cid:durableId="801383142">
    <w:abstractNumId w:val="35"/>
  </w:num>
  <w:num w:numId="39" w16cid:durableId="359203636">
    <w:abstractNumId w:val="14"/>
  </w:num>
  <w:num w:numId="40" w16cid:durableId="106700620">
    <w:abstractNumId w:val="28"/>
  </w:num>
  <w:num w:numId="41" w16cid:durableId="422847488">
    <w:abstractNumId w:val="0"/>
  </w:num>
  <w:num w:numId="42" w16cid:durableId="1714691188">
    <w:abstractNumId w:val="6"/>
  </w:num>
  <w:num w:numId="43" w16cid:durableId="1193962617">
    <w:abstractNumId w:val="11"/>
  </w:num>
  <w:num w:numId="44" w16cid:durableId="1123186190">
    <w:abstractNumId w:val="21"/>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LANK, Catrin (SHEFFIELD TEACHING HOSPITALS NHS FOUNDATION TRUST)">
    <w15:presenceInfo w15:providerId="AD" w15:userId="S::c.blank@nhs.net::254d35d7-ae29-4ebc-b094-c9b8fa36cb94"/>
  </w15:person>
  <w15:person w15:author="Graham Venables">
    <w15:presenceInfo w15:providerId="Windows Live" w15:userId="1e5baeb7c5c026c6"/>
  </w15:person>
  <w15:person w15:author="Pank, Sandra">
    <w15:presenceInfo w15:providerId="AD" w15:userId="S-1-5-21-2116378203-32907974-1943422765-92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31FC12AE-F8D9-4B6B-9E77-0B24B107F5B0}"/>
    <w:docVar w:name="dgnword-eventsink" w:val="766613152"/>
  </w:docVars>
  <w:rsids>
    <w:rsidRoot w:val="00FB132C"/>
    <w:rsid w:val="00003134"/>
    <w:rsid w:val="000038B4"/>
    <w:rsid w:val="0000712B"/>
    <w:rsid w:val="00007756"/>
    <w:rsid w:val="0002183B"/>
    <w:rsid w:val="000261D7"/>
    <w:rsid w:val="00027C5A"/>
    <w:rsid w:val="00033B9E"/>
    <w:rsid w:val="00043710"/>
    <w:rsid w:val="00045348"/>
    <w:rsid w:val="0005379B"/>
    <w:rsid w:val="0006608C"/>
    <w:rsid w:val="000662D0"/>
    <w:rsid w:val="00085E60"/>
    <w:rsid w:val="0009282B"/>
    <w:rsid w:val="00096CD3"/>
    <w:rsid w:val="000A3364"/>
    <w:rsid w:val="000B4C75"/>
    <w:rsid w:val="000C3C4F"/>
    <w:rsid w:val="000D6C8D"/>
    <w:rsid w:val="000F2446"/>
    <w:rsid w:val="000F765B"/>
    <w:rsid w:val="00100E2B"/>
    <w:rsid w:val="00116DEF"/>
    <w:rsid w:val="00122EFF"/>
    <w:rsid w:val="00126490"/>
    <w:rsid w:val="0013350B"/>
    <w:rsid w:val="00140AC0"/>
    <w:rsid w:val="00140FC6"/>
    <w:rsid w:val="00143F70"/>
    <w:rsid w:val="0015412B"/>
    <w:rsid w:val="00167DD1"/>
    <w:rsid w:val="00176C83"/>
    <w:rsid w:val="00183080"/>
    <w:rsid w:val="00186381"/>
    <w:rsid w:val="0019065A"/>
    <w:rsid w:val="001A0158"/>
    <w:rsid w:val="001B793B"/>
    <w:rsid w:val="001C07C9"/>
    <w:rsid w:val="001C7A75"/>
    <w:rsid w:val="001D1252"/>
    <w:rsid w:val="001D2767"/>
    <w:rsid w:val="001E6FE0"/>
    <w:rsid w:val="001F0C91"/>
    <w:rsid w:val="00205E0C"/>
    <w:rsid w:val="0021270C"/>
    <w:rsid w:val="002166F7"/>
    <w:rsid w:val="002171E6"/>
    <w:rsid w:val="0023185B"/>
    <w:rsid w:val="002324B7"/>
    <w:rsid w:val="0023760E"/>
    <w:rsid w:val="00237EDB"/>
    <w:rsid w:val="00241B32"/>
    <w:rsid w:val="00246ED3"/>
    <w:rsid w:val="00264F7A"/>
    <w:rsid w:val="002975DB"/>
    <w:rsid w:val="002A71F6"/>
    <w:rsid w:val="002C0E94"/>
    <w:rsid w:val="002C1138"/>
    <w:rsid w:val="002D16EA"/>
    <w:rsid w:val="002E4DEB"/>
    <w:rsid w:val="002F456B"/>
    <w:rsid w:val="003010A2"/>
    <w:rsid w:val="00311841"/>
    <w:rsid w:val="0031230C"/>
    <w:rsid w:val="00330D80"/>
    <w:rsid w:val="003366C3"/>
    <w:rsid w:val="003417E0"/>
    <w:rsid w:val="00342A3C"/>
    <w:rsid w:val="00346446"/>
    <w:rsid w:val="00347F07"/>
    <w:rsid w:val="00351CE8"/>
    <w:rsid w:val="00356520"/>
    <w:rsid w:val="00361C89"/>
    <w:rsid w:val="003863BE"/>
    <w:rsid w:val="00394018"/>
    <w:rsid w:val="003A178B"/>
    <w:rsid w:val="003B360C"/>
    <w:rsid w:val="003C04BE"/>
    <w:rsid w:val="003C0909"/>
    <w:rsid w:val="003C25C0"/>
    <w:rsid w:val="003D154A"/>
    <w:rsid w:val="003F12FC"/>
    <w:rsid w:val="00433534"/>
    <w:rsid w:val="00436079"/>
    <w:rsid w:val="00455C92"/>
    <w:rsid w:val="004653C8"/>
    <w:rsid w:val="00473830"/>
    <w:rsid w:val="004C2930"/>
    <w:rsid w:val="004F3394"/>
    <w:rsid w:val="004F6FA9"/>
    <w:rsid w:val="0050603E"/>
    <w:rsid w:val="00507060"/>
    <w:rsid w:val="00507FAF"/>
    <w:rsid w:val="00514FFE"/>
    <w:rsid w:val="00530C4F"/>
    <w:rsid w:val="00534EAF"/>
    <w:rsid w:val="005408EC"/>
    <w:rsid w:val="00547713"/>
    <w:rsid w:val="00551491"/>
    <w:rsid w:val="0056216D"/>
    <w:rsid w:val="00563715"/>
    <w:rsid w:val="005723DA"/>
    <w:rsid w:val="00583015"/>
    <w:rsid w:val="0058482E"/>
    <w:rsid w:val="0058770E"/>
    <w:rsid w:val="005A1771"/>
    <w:rsid w:val="005A4156"/>
    <w:rsid w:val="005B12E1"/>
    <w:rsid w:val="005C75C4"/>
    <w:rsid w:val="005D19B2"/>
    <w:rsid w:val="005D6EEE"/>
    <w:rsid w:val="005E55A1"/>
    <w:rsid w:val="005F4FBA"/>
    <w:rsid w:val="005F4FFC"/>
    <w:rsid w:val="0060548D"/>
    <w:rsid w:val="0060584B"/>
    <w:rsid w:val="006106BB"/>
    <w:rsid w:val="00616515"/>
    <w:rsid w:val="00622B28"/>
    <w:rsid w:val="00640EDD"/>
    <w:rsid w:val="00642076"/>
    <w:rsid w:val="006632AE"/>
    <w:rsid w:val="0066540A"/>
    <w:rsid w:val="006750C0"/>
    <w:rsid w:val="00686439"/>
    <w:rsid w:val="00690C0A"/>
    <w:rsid w:val="006A5E9A"/>
    <w:rsid w:val="006B3628"/>
    <w:rsid w:val="006D1A97"/>
    <w:rsid w:val="006E4EA1"/>
    <w:rsid w:val="006E5FC6"/>
    <w:rsid w:val="006F3002"/>
    <w:rsid w:val="006F462E"/>
    <w:rsid w:val="006F7332"/>
    <w:rsid w:val="0070422C"/>
    <w:rsid w:val="007077D6"/>
    <w:rsid w:val="007157F2"/>
    <w:rsid w:val="00720B88"/>
    <w:rsid w:val="00752116"/>
    <w:rsid w:val="007670B6"/>
    <w:rsid w:val="00770BDF"/>
    <w:rsid w:val="0077504A"/>
    <w:rsid w:val="007914AD"/>
    <w:rsid w:val="007B5440"/>
    <w:rsid w:val="007E1A24"/>
    <w:rsid w:val="007E5565"/>
    <w:rsid w:val="00806948"/>
    <w:rsid w:val="00815C23"/>
    <w:rsid w:val="00815EE9"/>
    <w:rsid w:val="00817269"/>
    <w:rsid w:val="008213F0"/>
    <w:rsid w:val="008257AF"/>
    <w:rsid w:val="008355B2"/>
    <w:rsid w:val="0083799A"/>
    <w:rsid w:val="00842BA2"/>
    <w:rsid w:val="0086568C"/>
    <w:rsid w:val="00865B87"/>
    <w:rsid w:val="00892B47"/>
    <w:rsid w:val="008A095C"/>
    <w:rsid w:val="008A0CC4"/>
    <w:rsid w:val="008A5546"/>
    <w:rsid w:val="008B790D"/>
    <w:rsid w:val="008C47D9"/>
    <w:rsid w:val="008D2BFE"/>
    <w:rsid w:val="008E3D08"/>
    <w:rsid w:val="008E63FA"/>
    <w:rsid w:val="008F0F9D"/>
    <w:rsid w:val="008F3E52"/>
    <w:rsid w:val="00901F7F"/>
    <w:rsid w:val="009020C3"/>
    <w:rsid w:val="00905119"/>
    <w:rsid w:val="00910983"/>
    <w:rsid w:val="0091481D"/>
    <w:rsid w:val="00917965"/>
    <w:rsid w:val="00934F5F"/>
    <w:rsid w:val="00935247"/>
    <w:rsid w:val="0094765A"/>
    <w:rsid w:val="009516C1"/>
    <w:rsid w:val="00954BC2"/>
    <w:rsid w:val="00964315"/>
    <w:rsid w:val="0097076C"/>
    <w:rsid w:val="0098008C"/>
    <w:rsid w:val="00983F51"/>
    <w:rsid w:val="0098468E"/>
    <w:rsid w:val="00994BA2"/>
    <w:rsid w:val="00997295"/>
    <w:rsid w:val="009A5D11"/>
    <w:rsid w:val="009B4575"/>
    <w:rsid w:val="009C4A2D"/>
    <w:rsid w:val="009D3960"/>
    <w:rsid w:val="009F21EF"/>
    <w:rsid w:val="009F3F24"/>
    <w:rsid w:val="009F62C3"/>
    <w:rsid w:val="00A019AF"/>
    <w:rsid w:val="00A0454A"/>
    <w:rsid w:val="00A2107B"/>
    <w:rsid w:val="00A4273D"/>
    <w:rsid w:val="00A50822"/>
    <w:rsid w:val="00A72CB5"/>
    <w:rsid w:val="00A82DDF"/>
    <w:rsid w:val="00A832D4"/>
    <w:rsid w:val="00AA0A01"/>
    <w:rsid w:val="00AD0E80"/>
    <w:rsid w:val="00AD3FC4"/>
    <w:rsid w:val="00AF1ACA"/>
    <w:rsid w:val="00AF2645"/>
    <w:rsid w:val="00AF7CDF"/>
    <w:rsid w:val="00B11A59"/>
    <w:rsid w:val="00B25AA8"/>
    <w:rsid w:val="00B35236"/>
    <w:rsid w:val="00B53AA8"/>
    <w:rsid w:val="00B61A67"/>
    <w:rsid w:val="00B749A6"/>
    <w:rsid w:val="00BC250A"/>
    <w:rsid w:val="00BD4D8E"/>
    <w:rsid w:val="00BE29CC"/>
    <w:rsid w:val="00BE5B2F"/>
    <w:rsid w:val="00C02317"/>
    <w:rsid w:val="00C25971"/>
    <w:rsid w:val="00C337A2"/>
    <w:rsid w:val="00C51EE9"/>
    <w:rsid w:val="00C63049"/>
    <w:rsid w:val="00C75900"/>
    <w:rsid w:val="00C76EDA"/>
    <w:rsid w:val="00C80888"/>
    <w:rsid w:val="00C84D2C"/>
    <w:rsid w:val="00C873D4"/>
    <w:rsid w:val="00CA1AE5"/>
    <w:rsid w:val="00CA7BC3"/>
    <w:rsid w:val="00CB0936"/>
    <w:rsid w:val="00CB6E4F"/>
    <w:rsid w:val="00CC471C"/>
    <w:rsid w:val="00CD1C7E"/>
    <w:rsid w:val="00CE0919"/>
    <w:rsid w:val="00CE11B9"/>
    <w:rsid w:val="00CE1890"/>
    <w:rsid w:val="00CF0B4D"/>
    <w:rsid w:val="00D359C0"/>
    <w:rsid w:val="00D42FCF"/>
    <w:rsid w:val="00D448EF"/>
    <w:rsid w:val="00D50D28"/>
    <w:rsid w:val="00D54C30"/>
    <w:rsid w:val="00D7015E"/>
    <w:rsid w:val="00D81914"/>
    <w:rsid w:val="00D83020"/>
    <w:rsid w:val="00D928D2"/>
    <w:rsid w:val="00D96696"/>
    <w:rsid w:val="00DA71C4"/>
    <w:rsid w:val="00DC6F09"/>
    <w:rsid w:val="00DD2DD8"/>
    <w:rsid w:val="00DD45F6"/>
    <w:rsid w:val="00DD5D69"/>
    <w:rsid w:val="00DE41C1"/>
    <w:rsid w:val="00DE4D24"/>
    <w:rsid w:val="00DE5772"/>
    <w:rsid w:val="00DF5F6D"/>
    <w:rsid w:val="00DF70BF"/>
    <w:rsid w:val="00E0302C"/>
    <w:rsid w:val="00E03201"/>
    <w:rsid w:val="00E145F5"/>
    <w:rsid w:val="00E26689"/>
    <w:rsid w:val="00E363AE"/>
    <w:rsid w:val="00E57307"/>
    <w:rsid w:val="00E66A54"/>
    <w:rsid w:val="00E72369"/>
    <w:rsid w:val="00E82530"/>
    <w:rsid w:val="00E86FC9"/>
    <w:rsid w:val="00E918BB"/>
    <w:rsid w:val="00EA7347"/>
    <w:rsid w:val="00EB4F59"/>
    <w:rsid w:val="00EC3DFB"/>
    <w:rsid w:val="00EC70CE"/>
    <w:rsid w:val="00ED0234"/>
    <w:rsid w:val="00ED3570"/>
    <w:rsid w:val="00ED5362"/>
    <w:rsid w:val="00ED6588"/>
    <w:rsid w:val="00EF1E8E"/>
    <w:rsid w:val="00EF6F61"/>
    <w:rsid w:val="00EF7FC8"/>
    <w:rsid w:val="00F1649F"/>
    <w:rsid w:val="00F21567"/>
    <w:rsid w:val="00F229F3"/>
    <w:rsid w:val="00F27D4E"/>
    <w:rsid w:val="00F5030A"/>
    <w:rsid w:val="00F55F13"/>
    <w:rsid w:val="00F671DE"/>
    <w:rsid w:val="00F76AF9"/>
    <w:rsid w:val="00F947AD"/>
    <w:rsid w:val="00F97A31"/>
    <w:rsid w:val="00FB132C"/>
    <w:rsid w:val="00FB2CDC"/>
    <w:rsid w:val="00FB7ED9"/>
    <w:rsid w:val="00FC4357"/>
    <w:rsid w:val="00FC45F5"/>
    <w:rsid w:val="00FD233A"/>
    <w:rsid w:val="00FD5D2A"/>
    <w:rsid w:val="00FD7059"/>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5C4A0"/>
  <w15:docId w15:val="{1F162B3F-18ED-4261-92A3-6C1DE025E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42B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132C"/>
    <w:pPr>
      <w:ind w:left="720"/>
      <w:contextualSpacing/>
    </w:pPr>
  </w:style>
  <w:style w:type="character" w:styleId="Hyperlink">
    <w:name w:val="Hyperlink"/>
    <w:basedOn w:val="DefaultParagraphFont"/>
    <w:uiPriority w:val="99"/>
    <w:unhideWhenUsed/>
    <w:rsid w:val="002E4DEB"/>
    <w:rPr>
      <w:color w:val="0563C1" w:themeColor="hyperlink"/>
      <w:u w:val="single"/>
    </w:rPr>
  </w:style>
  <w:style w:type="paragraph" w:styleId="Header">
    <w:name w:val="header"/>
    <w:basedOn w:val="Normal"/>
    <w:link w:val="HeaderChar"/>
    <w:uiPriority w:val="99"/>
    <w:unhideWhenUsed/>
    <w:rsid w:val="002C0E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E94"/>
  </w:style>
  <w:style w:type="paragraph" w:styleId="Footer">
    <w:name w:val="footer"/>
    <w:basedOn w:val="Normal"/>
    <w:link w:val="FooterChar"/>
    <w:uiPriority w:val="99"/>
    <w:unhideWhenUsed/>
    <w:rsid w:val="002C0E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E94"/>
  </w:style>
  <w:style w:type="table" w:styleId="TableGrid">
    <w:name w:val="Table Grid"/>
    <w:basedOn w:val="TableNormal"/>
    <w:uiPriority w:val="39"/>
    <w:rsid w:val="00707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D6588"/>
    <w:rPr>
      <w:sz w:val="16"/>
      <w:szCs w:val="16"/>
    </w:rPr>
  </w:style>
  <w:style w:type="paragraph" w:styleId="CommentText">
    <w:name w:val="annotation text"/>
    <w:basedOn w:val="Normal"/>
    <w:link w:val="CommentTextChar"/>
    <w:uiPriority w:val="99"/>
    <w:unhideWhenUsed/>
    <w:rsid w:val="00ED6588"/>
    <w:pPr>
      <w:spacing w:line="240" w:lineRule="auto"/>
    </w:pPr>
    <w:rPr>
      <w:sz w:val="20"/>
      <w:szCs w:val="20"/>
    </w:rPr>
  </w:style>
  <w:style w:type="character" w:customStyle="1" w:styleId="CommentTextChar">
    <w:name w:val="Comment Text Char"/>
    <w:basedOn w:val="DefaultParagraphFont"/>
    <w:link w:val="CommentText"/>
    <w:uiPriority w:val="99"/>
    <w:rsid w:val="00ED6588"/>
    <w:rPr>
      <w:sz w:val="20"/>
      <w:szCs w:val="20"/>
    </w:rPr>
  </w:style>
  <w:style w:type="paragraph" w:styleId="CommentSubject">
    <w:name w:val="annotation subject"/>
    <w:basedOn w:val="CommentText"/>
    <w:next w:val="CommentText"/>
    <w:link w:val="CommentSubjectChar"/>
    <w:uiPriority w:val="99"/>
    <w:semiHidden/>
    <w:unhideWhenUsed/>
    <w:rsid w:val="00ED6588"/>
    <w:rPr>
      <w:b/>
      <w:bCs/>
    </w:rPr>
  </w:style>
  <w:style w:type="character" w:customStyle="1" w:styleId="CommentSubjectChar">
    <w:name w:val="Comment Subject Char"/>
    <w:basedOn w:val="CommentTextChar"/>
    <w:link w:val="CommentSubject"/>
    <w:uiPriority w:val="99"/>
    <w:semiHidden/>
    <w:rsid w:val="00ED6588"/>
    <w:rPr>
      <w:b/>
      <w:bCs/>
      <w:sz w:val="20"/>
      <w:szCs w:val="20"/>
    </w:rPr>
  </w:style>
  <w:style w:type="paragraph" w:styleId="BalloonText">
    <w:name w:val="Balloon Text"/>
    <w:basedOn w:val="Normal"/>
    <w:link w:val="BalloonTextChar"/>
    <w:uiPriority w:val="99"/>
    <w:semiHidden/>
    <w:unhideWhenUsed/>
    <w:rsid w:val="00ED65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6588"/>
    <w:rPr>
      <w:rFonts w:ascii="Segoe UI" w:hAnsi="Segoe UI" w:cs="Segoe UI"/>
      <w:sz w:val="18"/>
      <w:szCs w:val="18"/>
    </w:rPr>
  </w:style>
  <w:style w:type="paragraph" w:styleId="FootnoteText">
    <w:name w:val="footnote text"/>
    <w:basedOn w:val="Normal"/>
    <w:link w:val="FootnoteTextChar"/>
    <w:uiPriority w:val="99"/>
    <w:semiHidden/>
    <w:unhideWhenUsed/>
    <w:rsid w:val="0004371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3710"/>
    <w:rPr>
      <w:sz w:val="20"/>
      <w:szCs w:val="20"/>
    </w:rPr>
  </w:style>
  <w:style w:type="character" w:styleId="FootnoteReference">
    <w:name w:val="footnote reference"/>
    <w:basedOn w:val="DefaultParagraphFont"/>
    <w:uiPriority w:val="99"/>
    <w:semiHidden/>
    <w:unhideWhenUsed/>
    <w:rsid w:val="00043710"/>
    <w:rPr>
      <w:vertAlign w:val="superscript"/>
    </w:rPr>
  </w:style>
  <w:style w:type="numbering" w:customStyle="1" w:styleId="Style1">
    <w:name w:val="Style1"/>
    <w:uiPriority w:val="99"/>
    <w:rsid w:val="0094765A"/>
    <w:pPr>
      <w:numPr>
        <w:numId w:val="10"/>
      </w:numPr>
    </w:pPr>
  </w:style>
  <w:style w:type="paragraph" w:styleId="NormalWeb">
    <w:name w:val="Normal (Web)"/>
    <w:basedOn w:val="Normal"/>
    <w:uiPriority w:val="99"/>
    <w:unhideWhenUsed/>
    <w:rsid w:val="00A50822"/>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Heading1Char">
    <w:name w:val="Heading 1 Char"/>
    <w:basedOn w:val="DefaultParagraphFont"/>
    <w:link w:val="Heading1"/>
    <w:uiPriority w:val="9"/>
    <w:rsid w:val="00842BA2"/>
    <w:rPr>
      <w:rFonts w:ascii="Times New Roman" w:eastAsia="Times New Roman" w:hAnsi="Times New Roman" w:cs="Times New Roman"/>
      <w:b/>
      <w:bCs/>
      <w:kern w:val="36"/>
      <w:sz w:val="48"/>
      <w:szCs w:val="48"/>
      <w:lang w:eastAsia="en-GB"/>
    </w:rPr>
  </w:style>
  <w:style w:type="paragraph" w:styleId="Revision">
    <w:name w:val="Revision"/>
    <w:hidden/>
    <w:uiPriority w:val="99"/>
    <w:semiHidden/>
    <w:rsid w:val="00A019AF"/>
    <w:pPr>
      <w:spacing w:after="0" w:line="240" w:lineRule="auto"/>
    </w:pPr>
  </w:style>
  <w:style w:type="paragraph" w:customStyle="1" w:styleId="Default">
    <w:name w:val="Default"/>
    <w:rsid w:val="00A72CB5"/>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181040">
      <w:bodyDiv w:val="1"/>
      <w:marLeft w:val="0"/>
      <w:marRight w:val="0"/>
      <w:marTop w:val="0"/>
      <w:marBottom w:val="0"/>
      <w:divBdr>
        <w:top w:val="none" w:sz="0" w:space="0" w:color="auto"/>
        <w:left w:val="none" w:sz="0" w:space="0" w:color="auto"/>
        <w:bottom w:val="none" w:sz="0" w:space="0" w:color="auto"/>
        <w:right w:val="none" w:sz="0" w:space="0" w:color="auto"/>
      </w:divBdr>
    </w:div>
    <w:div w:id="705638953">
      <w:bodyDiv w:val="1"/>
      <w:marLeft w:val="0"/>
      <w:marRight w:val="0"/>
      <w:marTop w:val="0"/>
      <w:marBottom w:val="0"/>
      <w:divBdr>
        <w:top w:val="none" w:sz="0" w:space="0" w:color="auto"/>
        <w:left w:val="none" w:sz="0" w:space="0" w:color="auto"/>
        <w:bottom w:val="none" w:sz="0" w:space="0" w:color="auto"/>
        <w:right w:val="none" w:sz="0" w:space="0" w:color="auto"/>
      </w:divBdr>
    </w:div>
    <w:div w:id="993803621">
      <w:bodyDiv w:val="1"/>
      <w:marLeft w:val="0"/>
      <w:marRight w:val="0"/>
      <w:marTop w:val="0"/>
      <w:marBottom w:val="0"/>
      <w:divBdr>
        <w:top w:val="none" w:sz="0" w:space="0" w:color="auto"/>
        <w:left w:val="none" w:sz="0" w:space="0" w:color="auto"/>
        <w:bottom w:val="none" w:sz="0" w:space="0" w:color="auto"/>
        <w:right w:val="none" w:sz="0" w:space="0" w:color="auto"/>
      </w:divBdr>
      <w:divsChild>
        <w:div w:id="1652636000">
          <w:marLeft w:val="0"/>
          <w:marRight w:val="0"/>
          <w:marTop w:val="450"/>
          <w:marBottom w:val="0"/>
          <w:divBdr>
            <w:top w:val="none" w:sz="0" w:space="0" w:color="auto"/>
            <w:left w:val="none" w:sz="0" w:space="0" w:color="auto"/>
            <w:bottom w:val="none" w:sz="0" w:space="0" w:color="auto"/>
            <w:right w:val="none" w:sz="0" w:space="0" w:color="auto"/>
          </w:divBdr>
        </w:div>
      </w:divsChild>
    </w:div>
    <w:div w:id="1189368639">
      <w:bodyDiv w:val="1"/>
      <w:marLeft w:val="0"/>
      <w:marRight w:val="0"/>
      <w:marTop w:val="0"/>
      <w:marBottom w:val="0"/>
      <w:divBdr>
        <w:top w:val="none" w:sz="0" w:space="0" w:color="auto"/>
        <w:left w:val="none" w:sz="0" w:space="0" w:color="auto"/>
        <w:bottom w:val="none" w:sz="0" w:space="0" w:color="auto"/>
        <w:right w:val="none" w:sz="0" w:space="0" w:color="auto"/>
      </w:divBdr>
    </w:div>
    <w:div w:id="193744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about:blank"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about:blank"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6D31B-86AC-48F4-99AB-7BB3FDDF7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4074</Words>
  <Characters>23228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Hull and East Yorkshire Hospitals NHS Trust</Company>
  <LinksUpToDate>false</LinksUpToDate>
  <CharactersWithSpaces>27248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Graham Venables</dc:creator>
  <cp:lastModifiedBy>RAYESSA, Rayessa (NHS HUMBER HEALTH PARTNERSHIP - RWA)</cp:lastModifiedBy>
  <cp:revision>6</cp:revision>
  <cp:lastPrinted>2019-09-16T11:11:00Z</cp:lastPrinted>
  <dcterms:created xsi:type="dcterms:W3CDTF">2026-01-13T11:34:00Z</dcterms:created>
  <dcterms:modified xsi:type="dcterms:W3CDTF">2026-01-18T18:27:00Z</dcterms:modified>
</cp:coreProperties>
</file>